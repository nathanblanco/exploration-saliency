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3D4B0AD" w14:textId="77777777" w:rsidR="00822371" w:rsidRPr="00822371" w:rsidRDefault="00822371" w:rsidP="00822371">
      <w:pPr>
        <w:pStyle w:val="Title"/>
        <w:rPr>
          <w:sz w:val="24"/>
          <w:szCs w:val="24"/>
        </w:rPr>
      </w:pPr>
    </w:p>
    <w:p w14:paraId="718AC751" w14:textId="77777777" w:rsidR="00822371" w:rsidRPr="00F93CEB" w:rsidRDefault="00176672" w:rsidP="00822371">
      <w:pPr>
        <w:pStyle w:val="Title"/>
        <w:rPr>
          <w:b w:val="0"/>
          <w:sz w:val="24"/>
          <w:szCs w:val="24"/>
        </w:rPr>
      </w:pPr>
      <w:r w:rsidRPr="00F93CEB">
        <w:rPr>
          <w:b w:val="0"/>
          <w:sz w:val="24"/>
          <w:szCs w:val="24"/>
        </w:rPr>
        <w:t xml:space="preserve">Attentional mechanisms drive systematic exploration </w:t>
      </w:r>
      <w:r w:rsidR="004C1A1C">
        <w:rPr>
          <w:b w:val="0"/>
          <w:sz w:val="24"/>
          <w:szCs w:val="24"/>
        </w:rPr>
        <w:t>in</w:t>
      </w:r>
      <w:r w:rsidRPr="00F93CEB">
        <w:rPr>
          <w:b w:val="0"/>
          <w:sz w:val="24"/>
          <w:szCs w:val="24"/>
        </w:rPr>
        <w:t xml:space="preserve"> </w:t>
      </w:r>
      <w:r w:rsidR="004C1A1C">
        <w:rPr>
          <w:b w:val="0"/>
          <w:sz w:val="24"/>
          <w:szCs w:val="24"/>
        </w:rPr>
        <w:t>young children</w:t>
      </w:r>
    </w:p>
    <w:p w14:paraId="740D72E5" w14:textId="77777777" w:rsidR="00822371" w:rsidRPr="00822371" w:rsidRDefault="00822371" w:rsidP="00822371">
      <w:pPr>
        <w:jc w:val="center"/>
        <w:rPr>
          <w:b/>
          <w:sz w:val="24"/>
          <w:szCs w:val="24"/>
        </w:rPr>
      </w:pPr>
    </w:p>
    <w:p w14:paraId="42FDC0CA" w14:textId="77777777" w:rsidR="00822371" w:rsidRPr="00822371" w:rsidRDefault="00822371" w:rsidP="00822371">
      <w:pPr>
        <w:jc w:val="center"/>
        <w:rPr>
          <w:b/>
          <w:sz w:val="24"/>
          <w:szCs w:val="24"/>
        </w:rPr>
      </w:pPr>
    </w:p>
    <w:p w14:paraId="1BD9DA21" w14:textId="77777777" w:rsidR="00822371" w:rsidRPr="00822371" w:rsidRDefault="00822371" w:rsidP="00822371">
      <w:pPr>
        <w:rPr>
          <w:b/>
          <w:sz w:val="24"/>
          <w:szCs w:val="24"/>
        </w:rPr>
      </w:pPr>
    </w:p>
    <w:p w14:paraId="0F91E82D" w14:textId="77777777" w:rsidR="00822371" w:rsidRPr="00822371" w:rsidRDefault="00822371" w:rsidP="00822371">
      <w:pPr>
        <w:jc w:val="center"/>
        <w:rPr>
          <w:b/>
          <w:sz w:val="24"/>
          <w:szCs w:val="24"/>
        </w:rPr>
      </w:pPr>
    </w:p>
    <w:p w14:paraId="6B84C50F" w14:textId="77777777" w:rsidR="00822371" w:rsidRPr="00822371" w:rsidRDefault="00822371" w:rsidP="00822371">
      <w:pPr>
        <w:pStyle w:val="Authorname"/>
        <w:rPr>
          <w:sz w:val="24"/>
          <w:szCs w:val="24"/>
        </w:rPr>
      </w:pPr>
      <w:r w:rsidRPr="00822371">
        <w:rPr>
          <w:sz w:val="24"/>
          <w:szCs w:val="24"/>
        </w:rPr>
        <w:t>Nathaniel J. Blanco (nathanblanco@gmail.com)</w:t>
      </w:r>
    </w:p>
    <w:p w14:paraId="5F88D1EC" w14:textId="77777777" w:rsidR="00822371" w:rsidRPr="00822371" w:rsidRDefault="00822371" w:rsidP="00822371">
      <w:pPr>
        <w:pStyle w:val="Affiliation"/>
        <w:rPr>
          <w:sz w:val="24"/>
          <w:szCs w:val="24"/>
        </w:rPr>
      </w:pPr>
      <w:r w:rsidRPr="00822371">
        <w:rPr>
          <w:sz w:val="24"/>
          <w:szCs w:val="24"/>
        </w:rPr>
        <w:t>Department of Psychology, The Ohio State University</w:t>
      </w:r>
    </w:p>
    <w:p w14:paraId="1EEA4625" w14:textId="77777777" w:rsidR="00822371" w:rsidRPr="00822371" w:rsidRDefault="00822371" w:rsidP="00822371">
      <w:pPr>
        <w:pStyle w:val="Affiliation"/>
        <w:rPr>
          <w:sz w:val="24"/>
          <w:szCs w:val="24"/>
        </w:rPr>
      </w:pPr>
      <w:r w:rsidRPr="00822371">
        <w:rPr>
          <w:sz w:val="24"/>
          <w:szCs w:val="24"/>
        </w:rPr>
        <w:t>1835 Neil Avenue, Columbus, OH 43210</w:t>
      </w:r>
    </w:p>
    <w:p w14:paraId="1C91B324" w14:textId="77777777" w:rsidR="00822371" w:rsidRPr="00822371" w:rsidRDefault="00822371" w:rsidP="00822371">
      <w:pPr>
        <w:jc w:val="center"/>
        <w:outlineLvl w:val="0"/>
        <w:rPr>
          <w:sz w:val="24"/>
          <w:szCs w:val="24"/>
        </w:rPr>
      </w:pPr>
    </w:p>
    <w:p w14:paraId="1C921A50" w14:textId="77777777" w:rsidR="00822371" w:rsidRPr="00822371" w:rsidRDefault="00822371" w:rsidP="00822371">
      <w:pPr>
        <w:pStyle w:val="Authorname"/>
        <w:rPr>
          <w:sz w:val="24"/>
          <w:szCs w:val="24"/>
        </w:rPr>
      </w:pPr>
      <w:r w:rsidRPr="00822371">
        <w:rPr>
          <w:sz w:val="24"/>
          <w:szCs w:val="24"/>
        </w:rPr>
        <w:t>Vladimir M. Sloutsky (Sloutsky.1@osu.edu)</w:t>
      </w:r>
    </w:p>
    <w:p w14:paraId="2C082550" w14:textId="77777777" w:rsidR="00822371" w:rsidRPr="00822371" w:rsidRDefault="00822371" w:rsidP="00822371">
      <w:pPr>
        <w:pStyle w:val="Affiliation"/>
        <w:rPr>
          <w:sz w:val="24"/>
          <w:szCs w:val="24"/>
        </w:rPr>
      </w:pPr>
      <w:r w:rsidRPr="00822371">
        <w:rPr>
          <w:sz w:val="24"/>
          <w:szCs w:val="24"/>
        </w:rPr>
        <w:t>Department of Psychology, The Ohio State University</w:t>
      </w:r>
    </w:p>
    <w:p w14:paraId="4F8C3505" w14:textId="77777777" w:rsidR="00822371" w:rsidRPr="00822371" w:rsidRDefault="00822371" w:rsidP="00822371">
      <w:pPr>
        <w:pStyle w:val="Affiliation"/>
        <w:rPr>
          <w:sz w:val="24"/>
          <w:szCs w:val="24"/>
        </w:rPr>
      </w:pPr>
      <w:r w:rsidRPr="00822371">
        <w:rPr>
          <w:sz w:val="24"/>
          <w:szCs w:val="24"/>
        </w:rPr>
        <w:t>1835 Neil Avenue, Columbus, OH 43210</w:t>
      </w:r>
    </w:p>
    <w:p w14:paraId="50DADB2E" w14:textId="77777777" w:rsidR="00122665" w:rsidRPr="00822371" w:rsidRDefault="00122665" w:rsidP="00822371">
      <w:pPr>
        <w:jc w:val="center"/>
        <w:rPr>
          <w:sz w:val="24"/>
          <w:szCs w:val="24"/>
        </w:rPr>
      </w:pPr>
    </w:p>
    <w:p w14:paraId="77174FCB" w14:textId="77777777" w:rsidR="00822371" w:rsidRPr="00822371" w:rsidRDefault="00822371" w:rsidP="00822371">
      <w:pPr>
        <w:jc w:val="center"/>
        <w:rPr>
          <w:sz w:val="24"/>
          <w:szCs w:val="24"/>
        </w:rPr>
      </w:pPr>
    </w:p>
    <w:p w14:paraId="545D2804" w14:textId="77777777" w:rsidR="00822371" w:rsidRPr="00822371" w:rsidRDefault="00822371" w:rsidP="00822371">
      <w:pPr>
        <w:jc w:val="center"/>
        <w:rPr>
          <w:sz w:val="24"/>
          <w:szCs w:val="24"/>
        </w:rPr>
      </w:pPr>
    </w:p>
    <w:p w14:paraId="14D4F24E" w14:textId="77777777" w:rsidR="00822371" w:rsidRPr="00822371" w:rsidRDefault="00822371" w:rsidP="00822371">
      <w:pPr>
        <w:jc w:val="center"/>
        <w:rPr>
          <w:sz w:val="24"/>
          <w:szCs w:val="24"/>
        </w:rPr>
      </w:pPr>
    </w:p>
    <w:p w14:paraId="48604D70" w14:textId="77777777" w:rsidR="00822371" w:rsidRPr="00822371" w:rsidRDefault="00D42C61" w:rsidP="00796482">
      <w:pPr>
        <w:rPr>
          <w:sz w:val="24"/>
          <w:szCs w:val="24"/>
        </w:rPr>
      </w:pPr>
      <w:r>
        <w:rPr>
          <w:sz w:val="24"/>
          <w:szCs w:val="24"/>
        </w:rPr>
        <w:t>Running Head: Exploration and Attention</w:t>
      </w:r>
    </w:p>
    <w:p w14:paraId="318796E2" w14:textId="77777777" w:rsidR="00822371" w:rsidRPr="00822371" w:rsidRDefault="00822371" w:rsidP="007422AC">
      <w:pPr>
        <w:ind w:firstLine="0"/>
        <w:jc w:val="left"/>
        <w:rPr>
          <w:sz w:val="24"/>
          <w:szCs w:val="24"/>
        </w:rPr>
      </w:pPr>
    </w:p>
    <w:p w14:paraId="39B423BC" w14:textId="77777777" w:rsidR="00822371" w:rsidRDefault="00822371" w:rsidP="00822371">
      <w:pPr>
        <w:jc w:val="left"/>
        <w:rPr>
          <w:sz w:val="24"/>
          <w:szCs w:val="24"/>
        </w:rPr>
      </w:pPr>
    </w:p>
    <w:p w14:paraId="4ECBAFA6" w14:textId="785A91F4" w:rsidR="004A1F46" w:rsidRPr="00822371" w:rsidRDefault="00E62461" w:rsidP="00822371">
      <w:pPr>
        <w:jc w:val="left"/>
        <w:rPr>
          <w:sz w:val="24"/>
          <w:szCs w:val="24"/>
        </w:rPr>
      </w:pPr>
      <w:commentRangeStart w:id="0"/>
      <w:r>
        <w:rPr>
          <w:sz w:val="24"/>
          <w:szCs w:val="24"/>
        </w:rPr>
        <w:t>Word Count</w:t>
      </w:r>
      <w:commentRangeEnd w:id="0"/>
      <w:r w:rsidR="0007745C">
        <w:rPr>
          <w:rStyle w:val="CommentReference"/>
        </w:rPr>
        <w:commentReference w:id="0"/>
      </w:r>
      <w:r>
        <w:rPr>
          <w:sz w:val="24"/>
          <w:szCs w:val="24"/>
        </w:rPr>
        <w:t xml:space="preserve">: </w:t>
      </w:r>
      <w:ins w:id="1" w:author="Nate Blanco" w:date="2019-09-16T05:02:00Z">
        <w:r w:rsidR="00FF075F">
          <w:rPr>
            <w:sz w:val="24"/>
            <w:szCs w:val="24"/>
          </w:rPr>
          <w:t>2999</w:t>
        </w:r>
      </w:ins>
      <w:bookmarkStart w:id="2" w:name="_GoBack"/>
      <w:bookmarkEnd w:id="2"/>
      <w:del w:id="3" w:author="Nate Blanco" w:date="2019-09-16T05:02:00Z">
        <w:r w:rsidR="001C6FA9" w:rsidDel="00FF075F">
          <w:rPr>
            <w:sz w:val="24"/>
            <w:szCs w:val="24"/>
          </w:rPr>
          <w:delText>3</w:delText>
        </w:r>
      </w:del>
      <w:ins w:id="4" w:author="Nathaniel Blanco" w:date="2019-09-13T16:09:00Z">
        <w:del w:id="5" w:author="Nate Blanco" w:date="2019-09-16T03:37:00Z">
          <w:r w:rsidR="000008AB" w:rsidDel="00B717E7">
            <w:rPr>
              <w:sz w:val="24"/>
              <w:szCs w:val="24"/>
            </w:rPr>
            <w:delText>27</w:delText>
          </w:r>
        </w:del>
      </w:ins>
      <w:ins w:id="6" w:author="Nate Blanco" w:date="2019-09-12T03:44:00Z">
        <w:del w:id="7" w:author="Nathaniel Blanco" w:date="2019-09-13T16:09:00Z">
          <w:r w:rsidR="004539AA" w:rsidDel="000008AB">
            <w:rPr>
              <w:sz w:val="24"/>
              <w:szCs w:val="24"/>
            </w:rPr>
            <w:delText>4</w:delText>
          </w:r>
        </w:del>
      </w:ins>
      <w:ins w:id="8" w:author="Nate Blanco" w:date="2019-09-12T04:03:00Z">
        <w:del w:id="9" w:author="Nathaniel Blanco" w:date="2019-09-13T16:09:00Z">
          <w:r w:rsidR="00842A1F" w:rsidDel="000008AB">
            <w:rPr>
              <w:sz w:val="24"/>
              <w:szCs w:val="24"/>
            </w:rPr>
            <w:delText>0</w:delText>
          </w:r>
        </w:del>
      </w:ins>
      <w:del w:id="10" w:author="Nate Blanco" w:date="2019-09-11T02:40:00Z">
        <w:r w:rsidR="00EC2A2A" w:rsidDel="008D55EA">
          <w:rPr>
            <w:sz w:val="24"/>
            <w:szCs w:val="24"/>
          </w:rPr>
          <w:delText>20</w:delText>
        </w:r>
      </w:del>
      <w:del w:id="11" w:author="Nate Blanco" w:date="2019-09-11T02:08:00Z">
        <w:r w:rsidR="00EC2A2A" w:rsidDel="00204AF8">
          <w:rPr>
            <w:sz w:val="24"/>
            <w:szCs w:val="24"/>
          </w:rPr>
          <w:delText>3</w:delText>
        </w:r>
      </w:del>
      <w:commentRangeStart w:id="12"/>
      <w:del w:id="13" w:author="Nate Blanco" w:date="2019-09-16T04:10:00Z">
        <w:r w:rsidR="00E12780" w:rsidDel="00225C70">
          <w:rPr>
            <w:sz w:val="24"/>
            <w:szCs w:val="24"/>
          </w:rPr>
          <w:delText>(including abstract)</w:delText>
        </w:r>
      </w:del>
      <w:commentRangeEnd w:id="12"/>
      <w:r w:rsidR="00701C75">
        <w:rPr>
          <w:rStyle w:val="CommentReference"/>
        </w:rPr>
        <w:commentReference w:id="12"/>
      </w:r>
    </w:p>
    <w:p w14:paraId="771E50AA" w14:textId="77777777" w:rsidR="00822371" w:rsidRPr="00822371" w:rsidRDefault="00822371">
      <w:pPr>
        <w:ind w:firstLine="0"/>
        <w:jc w:val="left"/>
        <w:rPr>
          <w:sz w:val="24"/>
          <w:szCs w:val="24"/>
        </w:rPr>
      </w:pPr>
      <w:r w:rsidRPr="00822371">
        <w:rPr>
          <w:sz w:val="24"/>
          <w:szCs w:val="24"/>
        </w:rPr>
        <w:br w:type="page"/>
      </w:r>
    </w:p>
    <w:p w14:paraId="61097009" w14:textId="77777777" w:rsidR="00822371" w:rsidRPr="00822371" w:rsidRDefault="00822371" w:rsidP="00822371">
      <w:pPr>
        <w:jc w:val="center"/>
        <w:rPr>
          <w:sz w:val="24"/>
          <w:szCs w:val="24"/>
        </w:rPr>
      </w:pPr>
      <w:r w:rsidRPr="00822371">
        <w:rPr>
          <w:sz w:val="24"/>
          <w:szCs w:val="24"/>
        </w:rPr>
        <w:lastRenderedPageBreak/>
        <w:t>Abstract</w:t>
      </w:r>
    </w:p>
    <w:p w14:paraId="421BE0DC" w14:textId="77777777" w:rsidR="00822371" w:rsidRPr="00822371" w:rsidRDefault="00822371" w:rsidP="00822371">
      <w:pPr>
        <w:jc w:val="center"/>
        <w:rPr>
          <w:sz w:val="24"/>
          <w:szCs w:val="24"/>
        </w:rPr>
      </w:pPr>
    </w:p>
    <w:p w14:paraId="428E3EB9" w14:textId="471C2C07" w:rsidR="00C246C3" w:rsidRPr="00C246C3" w:rsidRDefault="00C246C3" w:rsidP="00B33949">
      <w:pPr>
        <w:spacing w:line="480" w:lineRule="auto"/>
        <w:ind w:firstLine="0"/>
        <w:rPr>
          <w:rFonts w:eastAsia="Times New Roman"/>
          <w:sz w:val="24"/>
          <w:szCs w:val="24"/>
        </w:rPr>
      </w:pPr>
      <w:r w:rsidRPr="00C246C3">
        <w:rPr>
          <w:rFonts w:eastAsia="Times New Roman"/>
          <w:sz w:val="24"/>
          <w:szCs w:val="24"/>
        </w:rPr>
        <w:t xml:space="preserve">Exploration is critical for discovering how the world works. Exploration should be particularly valuable for young children, who have little knowledge about the world. Theories of decision-making describe systematic exploration as being primarily </w:t>
      </w:r>
      <w:r w:rsidR="00784DE9">
        <w:rPr>
          <w:rFonts w:eastAsia="Times New Roman"/>
          <w:sz w:val="24"/>
          <w:szCs w:val="24"/>
        </w:rPr>
        <w:t>driven by top-down cognitive control, which is immature in young children.</w:t>
      </w:r>
      <w:r w:rsidRPr="00C246C3">
        <w:rPr>
          <w:rFonts w:eastAsia="Times New Roman"/>
          <w:sz w:val="24"/>
          <w:szCs w:val="24"/>
        </w:rPr>
        <w:t xml:space="preserve"> Recent research suggests that</w:t>
      </w:r>
      <w:r w:rsidR="00784DE9">
        <w:rPr>
          <w:rFonts w:eastAsia="Times New Roman"/>
          <w:sz w:val="24"/>
          <w:szCs w:val="24"/>
        </w:rPr>
        <w:t xml:space="preserve"> a type of</w:t>
      </w:r>
      <w:r w:rsidRPr="00C246C3">
        <w:rPr>
          <w:rFonts w:eastAsia="Times New Roman"/>
          <w:sz w:val="24"/>
          <w:szCs w:val="24"/>
        </w:rPr>
        <w:t xml:space="preserve"> systematic exploration predominates in young children’s choices, despite immature </w:t>
      </w:r>
      <w:r w:rsidR="00784DE9">
        <w:rPr>
          <w:rFonts w:eastAsia="Times New Roman"/>
          <w:sz w:val="24"/>
          <w:szCs w:val="24"/>
        </w:rPr>
        <w:t>control</w:t>
      </w:r>
      <w:r w:rsidRPr="00C246C3">
        <w:rPr>
          <w:rFonts w:eastAsia="Times New Roman"/>
          <w:sz w:val="24"/>
          <w:szCs w:val="24"/>
        </w:rPr>
        <w:t xml:space="preserve">, suggesting that </w:t>
      </w:r>
      <w:r w:rsidR="00784DE9">
        <w:rPr>
          <w:rFonts w:eastAsia="Times New Roman"/>
          <w:sz w:val="24"/>
          <w:szCs w:val="24"/>
        </w:rPr>
        <w:t>it</w:t>
      </w:r>
      <w:r w:rsidRPr="00C246C3">
        <w:rPr>
          <w:rFonts w:eastAsia="Times New Roman"/>
          <w:sz w:val="24"/>
          <w:szCs w:val="24"/>
        </w:rPr>
        <w:t xml:space="preserve"> may be driven by different mechanisms. We hypothesize that young children’s tendency to distribute attention widely promotes </w:t>
      </w:r>
      <w:r w:rsidR="00784DE9">
        <w:rPr>
          <w:rFonts w:eastAsia="Times New Roman"/>
          <w:sz w:val="24"/>
          <w:szCs w:val="24"/>
        </w:rPr>
        <w:t xml:space="preserve">elevated </w:t>
      </w:r>
      <w:del w:id="14" w:author="Nate Blanco" w:date="2019-09-16T04:12:00Z">
        <w:r w:rsidRPr="00C246C3" w:rsidDel="008B7A00">
          <w:rPr>
            <w:rFonts w:eastAsia="Times New Roman"/>
            <w:sz w:val="24"/>
            <w:szCs w:val="24"/>
          </w:rPr>
          <w:delText>exploratory choice behavior</w:delText>
        </w:r>
      </w:del>
      <w:ins w:id="15" w:author="Nate Blanco" w:date="2019-09-16T04:12:00Z">
        <w:r w:rsidR="008B7A00">
          <w:rPr>
            <w:rFonts w:eastAsia="Times New Roman"/>
            <w:sz w:val="24"/>
            <w:szCs w:val="24"/>
          </w:rPr>
          <w:t>exploration</w:t>
        </w:r>
      </w:ins>
      <w:r w:rsidRPr="00C246C3">
        <w:rPr>
          <w:rFonts w:eastAsia="Times New Roman"/>
          <w:sz w:val="24"/>
          <w:szCs w:val="24"/>
        </w:rPr>
        <w:t>, and that interrupting distributed attention allocation through bottom</w:t>
      </w:r>
      <w:ins w:id="16" w:author="Nate Blanco" w:date="2019-09-11T19:58:00Z">
        <w:r w:rsidR="005E1B19">
          <w:rPr>
            <w:rFonts w:eastAsia="Times New Roman"/>
            <w:sz w:val="24"/>
            <w:szCs w:val="24"/>
          </w:rPr>
          <w:t>-</w:t>
        </w:r>
      </w:ins>
      <w:del w:id="17" w:author="Nate Blanco" w:date="2019-09-11T19:58:00Z">
        <w:r w:rsidRPr="00C246C3" w:rsidDel="005E1B19">
          <w:rPr>
            <w:rFonts w:eastAsia="Times New Roman"/>
            <w:sz w:val="24"/>
            <w:szCs w:val="24"/>
          </w:rPr>
          <w:delText xml:space="preserve"> </w:delText>
        </w:r>
      </w:del>
      <w:r w:rsidRPr="00C246C3">
        <w:rPr>
          <w:rFonts w:eastAsia="Times New Roman"/>
          <w:sz w:val="24"/>
          <w:szCs w:val="24"/>
        </w:rPr>
        <w:t xml:space="preserve">up attentional capture would also disrupt systematic exploration. We test this hypothesis </w:t>
      </w:r>
      <w:r w:rsidR="00EF7139">
        <w:rPr>
          <w:rFonts w:eastAsia="Times New Roman"/>
          <w:sz w:val="24"/>
          <w:szCs w:val="24"/>
        </w:rPr>
        <w:t xml:space="preserve">by manipulating </w:t>
      </w:r>
      <w:r w:rsidR="00EF7139" w:rsidRPr="00C246C3">
        <w:rPr>
          <w:rFonts w:eastAsia="Times New Roman"/>
          <w:sz w:val="24"/>
          <w:szCs w:val="24"/>
        </w:rPr>
        <w:t xml:space="preserve">saliency of the options </w:t>
      </w:r>
      <w:r w:rsidR="00EF7139">
        <w:rPr>
          <w:rFonts w:eastAsia="Times New Roman"/>
          <w:sz w:val="24"/>
          <w:szCs w:val="24"/>
        </w:rPr>
        <w:t xml:space="preserve">in </w:t>
      </w:r>
      <w:r w:rsidRPr="00C246C3">
        <w:rPr>
          <w:rFonts w:eastAsia="Times New Roman"/>
          <w:sz w:val="24"/>
          <w:szCs w:val="24"/>
        </w:rPr>
        <w:t>a simple choice task. Saliency disrupted systematic exploration</w:t>
      </w:r>
      <w:r w:rsidR="00EF7139">
        <w:rPr>
          <w:rFonts w:eastAsia="Times New Roman"/>
          <w:sz w:val="24"/>
          <w:szCs w:val="24"/>
        </w:rPr>
        <w:t xml:space="preserve">, thus </w:t>
      </w:r>
      <w:r w:rsidR="00E3496C">
        <w:rPr>
          <w:rFonts w:eastAsia="Times New Roman"/>
          <w:sz w:val="24"/>
          <w:szCs w:val="24"/>
        </w:rPr>
        <w:t>indica</w:t>
      </w:r>
      <w:r w:rsidR="00EF7139">
        <w:rPr>
          <w:rFonts w:eastAsia="Times New Roman"/>
          <w:sz w:val="24"/>
          <w:szCs w:val="24"/>
        </w:rPr>
        <w:t xml:space="preserve">ting </w:t>
      </w:r>
      <w:r w:rsidRPr="00C246C3">
        <w:rPr>
          <w:rFonts w:eastAsia="Times New Roman"/>
          <w:sz w:val="24"/>
          <w:szCs w:val="24"/>
        </w:rPr>
        <w:t>that attentional mechanisms may drive</w:t>
      </w:r>
      <w:r w:rsidR="00784DE9">
        <w:rPr>
          <w:rFonts w:eastAsia="Times New Roman"/>
          <w:sz w:val="24"/>
          <w:szCs w:val="24"/>
        </w:rPr>
        <w:t xml:space="preserve"> children’s</w:t>
      </w:r>
      <w:r w:rsidRPr="00C246C3">
        <w:rPr>
          <w:rFonts w:eastAsia="Times New Roman"/>
          <w:sz w:val="24"/>
          <w:szCs w:val="24"/>
        </w:rPr>
        <w:t xml:space="preserve"> systematic exploratory behavior</w:t>
      </w:r>
      <w:r w:rsidR="00EF7139">
        <w:rPr>
          <w:rFonts w:eastAsia="Times New Roman"/>
          <w:sz w:val="24"/>
          <w:szCs w:val="24"/>
        </w:rPr>
        <w:t>.</w:t>
      </w:r>
      <w:r w:rsidRPr="00C246C3">
        <w:rPr>
          <w:rFonts w:eastAsia="Times New Roman"/>
          <w:sz w:val="24"/>
          <w:szCs w:val="24"/>
        </w:rPr>
        <w:t xml:space="preserve"> </w:t>
      </w:r>
      <w:r w:rsidR="00EF7139">
        <w:rPr>
          <w:rFonts w:eastAsia="Times New Roman"/>
          <w:sz w:val="24"/>
          <w:szCs w:val="24"/>
        </w:rPr>
        <w:t xml:space="preserve">We suggest that </w:t>
      </w:r>
      <w:r w:rsidR="005B1B9A">
        <w:rPr>
          <w:rFonts w:eastAsia="Times New Roman"/>
          <w:sz w:val="24"/>
          <w:szCs w:val="24"/>
        </w:rPr>
        <w:t>both</w:t>
      </w:r>
      <w:r w:rsidRPr="00C246C3">
        <w:rPr>
          <w:rFonts w:eastAsia="Times New Roman"/>
          <w:sz w:val="24"/>
          <w:szCs w:val="24"/>
        </w:rPr>
        <w:t xml:space="preserve"> may be part of a larger tendency toward broad information gathering in young children.</w:t>
      </w:r>
    </w:p>
    <w:p w14:paraId="66092123" w14:textId="77777777" w:rsidR="00822371" w:rsidRDefault="00822371" w:rsidP="00822371">
      <w:pPr>
        <w:pStyle w:val="Abstracttext"/>
        <w:spacing w:line="480" w:lineRule="auto"/>
        <w:ind w:left="0" w:right="0"/>
        <w:rPr>
          <w:sz w:val="24"/>
          <w:szCs w:val="24"/>
        </w:rPr>
      </w:pPr>
    </w:p>
    <w:p w14:paraId="07492511" w14:textId="77777777" w:rsidR="00822371" w:rsidRPr="00822371" w:rsidRDefault="00822371" w:rsidP="007422AC">
      <w:pPr>
        <w:pStyle w:val="Abstracttext"/>
        <w:spacing w:before="120"/>
        <w:ind w:left="0" w:right="187"/>
        <w:rPr>
          <w:sz w:val="24"/>
          <w:szCs w:val="24"/>
        </w:rPr>
      </w:pPr>
      <w:r w:rsidRPr="00822371">
        <w:rPr>
          <w:b/>
          <w:bCs/>
          <w:sz w:val="24"/>
          <w:szCs w:val="24"/>
        </w:rPr>
        <w:t>Keywords:</w:t>
      </w:r>
      <w:r w:rsidRPr="00822371">
        <w:rPr>
          <w:b/>
          <w:sz w:val="24"/>
          <w:szCs w:val="24"/>
        </w:rPr>
        <w:t xml:space="preserve"> </w:t>
      </w:r>
      <w:r w:rsidRPr="00822371">
        <w:rPr>
          <w:bCs/>
          <w:sz w:val="24"/>
          <w:szCs w:val="24"/>
        </w:rPr>
        <w:t>cognitive development; exploration; decision-making; attention</w:t>
      </w:r>
    </w:p>
    <w:p w14:paraId="1C1FBF7D" w14:textId="77777777" w:rsidR="00822371" w:rsidRDefault="00822371">
      <w:pPr>
        <w:ind w:firstLine="0"/>
        <w:jc w:val="left"/>
        <w:rPr>
          <w:rFonts w:eastAsia="Times New Roman"/>
          <w:sz w:val="24"/>
          <w:szCs w:val="24"/>
        </w:rPr>
      </w:pPr>
      <w:r>
        <w:rPr>
          <w:sz w:val="24"/>
          <w:szCs w:val="24"/>
        </w:rPr>
        <w:br w:type="page"/>
      </w:r>
    </w:p>
    <w:p w14:paraId="0901EEBD" w14:textId="77777777" w:rsidR="00FF38E1" w:rsidRPr="00F93CEB" w:rsidRDefault="00FF38E1" w:rsidP="00045653">
      <w:pPr>
        <w:pStyle w:val="Title"/>
        <w:spacing w:line="480" w:lineRule="auto"/>
        <w:rPr>
          <w:b w:val="0"/>
          <w:sz w:val="24"/>
          <w:szCs w:val="24"/>
        </w:rPr>
      </w:pPr>
      <w:r w:rsidRPr="00F93CEB">
        <w:rPr>
          <w:b w:val="0"/>
          <w:sz w:val="24"/>
          <w:szCs w:val="24"/>
        </w:rPr>
        <w:lastRenderedPageBreak/>
        <w:t xml:space="preserve">Attentional mechanisms drive systematic exploration </w:t>
      </w:r>
      <w:r>
        <w:rPr>
          <w:b w:val="0"/>
          <w:sz w:val="24"/>
          <w:szCs w:val="24"/>
        </w:rPr>
        <w:t>in</w:t>
      </w:r>
      <w:r w:rsidRPr="00F93CEB">
        <w:rPr>
          <w:b w:val="0"/>
          <w:sz w:val="24"/>
          <w:szCs w:val="24"/>
        </w:rPr>
        <w:t xml:space="preserve"> </w:t>
      </w:r>
      <w:r>
        <w:rPr>
          <w:b w:val="0"/>
          <w:sz w:val="24"/>
          <w:szCs w:val="24"/>
        </w:rPr>
        <w:t>young children</w:t>
      </w:r>
    </w:p>
    <w:p w14:paraId="2A307159" w14:textId="731DA453" w:rsidR="00EF7139" w:rsidRDefault="00130A73" w:rsidP="00045653">
      <w:pPr>
        <w:spacing w:line="480" w:lineRule="auto"/>
        <w:ind w:firstLine="0"/>
        <w:rPr>
          <w:sz w:val="24"/>
          <w:szCs w:val="24"/>
        </w:rPr>
      </w:pPr>
      <w:r>
        <w:rPr>
          <w:sz w:val="24"/>
          <w:szCs w:val="24"/>
        </w:rPr>
        <w:t xml:space="preserve">Cognition changes dramatically in the course of </w:t>
      </w:r>
      <w:del w:id="18" w:author="Nate Blanco" w:date="2019-09-11T17:23:00Z">
        <w:r w:rsidDel="00050F79">
          <w:rPr>
            <w:sz w:val="24"/>
            <w:szCs w:val="24"/>
          </w:rPr>
          <w:delText xml:space="preserve">cognitive </w:delText>
        </w:r>
      </w:del>
      <w:r>
        <w:rPr>
          <w:sz w:val="24"/>
          <w:szCs w:val="24"/>
        </w:rPr>
        <w:t>development</w:t>
      </w:r>
      <w:ins w:id="19" w:author="Nate Blanco" w:date="2019-09-11T19:59:00Z">
        <w:r w:rsidR="00111CEF">
          <w:rPr>
            <w:sz w:val="24"/>
            <w:szCs w:val="24"/>
          </w:rPr>
          <w:t>.</w:t>
        </w:r>
      </w:ins>
      <w:del w:id="20" w:author="Nate Blanco" w:date="2019-09-11T19:59:00Z">
        <w:r w:rsidDel="00111CEF">
          <w:rPr>
            <w:sz w:val="24"/>
            <w:szCs w:val="24"/>
          </w:rPr>
          <w:delText>,</w:delText>
        </w:r>
      </w:del>
      <w:r>
        <w:rPr>
          <w:sz w:val="24"/>
          <w:szCs w:val="24"/>
        </w:rPr>
        <w:t xml:space="preserve"> </w:t>
      </w:r>
      <w:ins w:id="21" w:author="Nate Blanco" w:date="2019-09-11T19:59:00Z">
        <w:r w:rsidR="00111CEF">
          <w:rPr>
            <w:sz w:val="24"/>
            <w:szCs w:val="24"/>
          </w:rPr>
          <w:t>M</w:t>
        </w:r>
      </w:ins>
      <w:del w:id="22" w:author="Nate Blanco" w:date="2019-09-11T19:59:00Z">
        <w:r w:rsidDel="00111CEF">
          <w:rPr>
            <w:sz w:val="24"/>
            <w:szCs w:val="24"/>
          </w:rPr>
          <w:delText>and m</w:delText>
        </w:r>
      </w:del>
      <w:r>
        <w:rPr>
          <w:sz w:val="24"/>
          <w:szCs w:val="24"/>
        </w:rPr>
        <w:t xml:space="preserve">any of these changes stem from developmental changes in allocation </w:t>
      </w:r>
      <w:r w:rsidR="001B0C57">
        <w:rPr>
          <w:sz w:val="24"/>
          <w:szCs w:val="24"/>
        </w:rPr>
        <w:t xml:space="preserve">and control </w:t>
      </w:r>
      <w:r>
        <w:rPr>
          <w:sz w:val="24"/>
          <w:szCs w:val="24"/>
        </w:rPr>
        <w:t xml:space="preserve">of attention. </w:t>
      </w:r>
      <w:r w:rsidR="00822371" w:rsidRPr="00822371">
        <w:rPr>
          <w:sz w:val="24"/>
          <w:szCs w:val="24"/>
        </w:rPr>
        <w:t>Adults are</w:t>
      </w:r>
      <w:r>
        <w:rPr>
          <w:sz w:val="24"/>
          <w:szCs w:val="24"/>
        </w:rPr>
        <w:t xml:space="preserve"> </w:t>
      </w:r>
      <w:del w:id="23" w:author="Nate Blanco" w:date="2019-09-11T17:23:00Z">
        <w:r w:rsidR="00822371" w:rsidRPr="00822371" w:rsidDel="00050F79">
          <w:rPr>
            <w:sz w:val="24"/>
            <w:szCs w:val="24"/>
          </w:rPr>
          <w:delText xml:space="preserve">highly </w:delText>
        </w:r>
      </w:del>
      <w:r w:rsidR="00822371" w:rsidRPr="00822371">
        <w:rPr>
          <w:sz w:val="24"/>
          <w:szCs w:val="24"/>
        </w:rPr>
        <w:t>adept at controlling their attention</w:t>
      </w:r>
      <w:r>
        <w:rPr>
          <w:sz w:val="24"/>
          <w:szCs w:val="24"/>
        </w:rPr>
        <w:t>: depending on the</w:t>
      </w:r>
      <w:r w:rsidR="00BB49F5">
        <w:rPr>
          <w:sz w:val="24"/>
          <w:szCs w:val="24"/>
        </w:rPr>
        <w:t xml:space="preserve">ir </w:t>
      </w:r>
      <w:r>
        <w:rPr>
          <w:sz w:val="24"/>
          <w:szCs w:val="24"/>
        </w:rPr>
        <w:t xml:space="preserve">goals, they can </w:t>
      </w:r>
      <w:r w:rsidR="00822371" w:rsidRPr="00822371">
        <w:rPr>
          <w:sz w:val="24"/>
          <w:szCs w:val="24"/>
        </w:rPr>
        <w:t>distribut</w:t>
      </w:r>
      <w:r>
        <w:rPr>
          <w:sz w:val="24"/>
          <w:szCs w:val="24"/>
        </w:rPr>
        <w:t>e</w:t>
      </w:r>
      <w:r w:rsidR="00822371" w:rsidRPr="00822371">
        <w:rPr>
          <w:sz w:val="24"/>
          <w:szCs w:val="24"/>
        </w:rPr>
        <w:t xml:space="preserve"> it </w:t>
      </w:r>
      <w:r w:rsidR="00911A51">
        <w:rPr>
          <w:sz w:val="24"/>
          <w:szCs w:val="24"/>
        </w:rPr>
        <w:t xml:space="preserve">broadly </w:t>
      </w:r>
      <w:r w:rsidR="00822371" w:rsidRPr="00822371">
        <w:rPr>
          <w:sz w:val="24"/>
          <w:szCs w:val="24"/>
        </w:rPr>
        <w:t xml:space="preserve">or </w:t>
      </w:r>
      <w:r w:rsidR="00911A51">
        <w:rPr>
          <w:sz w:val="24"/>
          <w:szCs w:val="24"/>
        </w:rPr>
        <w:t xml:space="preserve">focus </w:t>
      </w:r>
      <w:r w:rsidR="00AA76B9">
        <w:rPr>
          <w:sz w:val="24"/>
          <w:szCs w:val="24"/>
        </w:rPr>
        <w:t xml:space="preserve">selectively </w:t>
      </w:r>
      <w:r w:rsidR="00911A51">
        <w:rPr>
          <w:sz w:val="24"/>
          <w:szCs w:val="24"/>
        </w:rPr>
        <w:t xml:space="preserve">on a small </w:t>
      </w:r>
      <w:r w:rsidR="00AA76B9">
        <w:rPr>
          <w:sz w:val="24"/>
          <w:szCs w:val="24"/>
        </w:rPr>
        <w:t>sub</w:t>
      </w:r>
      <w:r w:rsidR="00911A51">
        <w:rPr>
          <w:sz w:val="24"/>
          <w:szCs w:val="24"/>
        </w:rPr>
        <w:t xml:space="preserve">set of </w:t>
      </w:r>
      <w:r w:rsidR="008B3E17">
        <w:rPr>
          <w:sz w:val="24"/>
          <w:szCs w:val="24"/>
        </w:rPr>
        <w:t xml:space="preserve">stimuli (e.g., Chong &amp; </w:t>
      </w:r>
      <w:proofErr w:type="spellStart"/>
      <w:r w:rsidR="008B3E17">
        <w:rPr>
          <w:sz w:val="24"/>
          <w:szCs w:val="24"/>
        </w:rPr>
        <w:t>Treisman</w:t>
      </w:r>
      <w:proofErr w:type="spellEnd"/>
      <w:r w:rsidR="008B3E17">
        <w:rPr>
          <w:sz w:val="24"/>
          <w:szCs w:val="24"/>
        </w:rPr>
        <w:t>, 2005)</w:t>
      </w:r>
      <w:r w:rsidR="00822371" w:rsidRPr="00822371">
        <w:rPr>
          <w:sz w:val="24"/>
          <w:szCs w:val="24"/>
        </w:rPr>
        <w:t xml:space="preserve">. </w:t>
      </w:r>
      <w:r w:rsidR="00EF7139">
        <w:rPr>
          <w:sz w:val="24"/>
          <w:szCs w:val="24"/>
        </w:rPr>
        <w:t>When</w:t>
      </w:r>
      <w:r w:rsidR="00EF7139" w:rsidRPr="00822371">
        <w:rPr>
          <w:sz w:val="24"/>
          <w:szCs w:val="24"/>
        </w:rPr>
        <w:t xml:space="preserve"> only </w:t>
      </w:r>
      <w:del w:id="24" w:author="Nate Blanco" w:date="2019-09-12T03:37:00Z">
        <w:r w:rsidR="00EF7139" w:rsidRPr="00822371" w:rsidDel="005932F2">
          <w:rPr>
            <w:sz w:val="24"/>
            <w:szCs w:val="24"/>
          </w:rPr>
          <w:delText xml:space="preserve">a small amount </w:delText>
        </w:r>
      </w:del>
      <w:ins w:id="25" w:author="Nate Blanco" w:date="2019-09-12T03:37:00Z">
        <w:r w:rsidR="005932F2">
          <w:rPr>
            <w:sz w:val="24"/>
            <w:szCs w:val="24"/>
          </w:rPr>
          <w:t xml:space="preserve">some </w:t>
        </w:r>
      </w:ins>
      <w:r w:rsidR="00EF7139" w:rsidRPr="00822371">
        <w:rPr>
          <w:sz w:val="24"/>
          <w:szCs w:val="24"/>
        </w:rPr>
        <w:t>of the available information is</w:t>
      </w:r>
      <w:r w:rsidR="00EF7139">
        <w:rPr>
          <w:sz w:val="24"/>
          <w:szCs w:val="24"/>
        </w:rPr>
        <w:t xml:space="preserve"> relevant</w:t>
      </w:r>
      <w:r w:rsidR="00EF7139" w:rsidRPr="00822371">
        <w:rPr>
          <w:sz w:val="24"/>
          <w:szCs w:val="24"/>
        </w:rPr>
        <w:t xml:space="preserve">, adults </w:t>
      </w:r>
      <w:r w:rsidR="00EF7139">
        <w:rPr>
          <w:sz w:val="24"/>
          <w:szCs w:val="24"/>
        </w:rPr>
        <w:t xml:space="preserve">tend to </w:t>
      </w:r>
      <w:r w:rsidR="00EF7139" w:rsidRPr="00822371">
        <w:rPr>
          <w:sz w:val="24"/>
          <w:szCs w:val="24"/>
        </w:rPr>
        <w:t xml:space="preserve">selectively focus on that information and ignore </w:t>
      </w:r>
      <w:r w:rsidR="00EF7139">
        <w:rPr>
          <w:sz w:val="24"/>
          <w:szCs w:val="24"/>
        </w:rPr>
        <w:t>the rest</w:t>
      </w:r>
      <w:r w:rsidR="00EF7139" w:rsidRPr="00822371">
        <w:rPr>
          <w:sz w:val="24"/>
          <w:szCs w:val="24"/>
        </w:rPr>
        <w:t xml:space="preserve"> (</w:t>
      </w:r>
      <w:proofErr w:type="spellStart"/>
      <w:r w:rsidR="00EF7139" w:rsidRPr="00822371">
        <w:rPr>
          <w:sz w:val="24"/>
          <w:szCs w:val="24"/>
        </w:rPr>
        <w:t>Rehder</w:t>
      </w:r>
      <w:proofErr w:type="spellEnd"/>
      <w:r w:rsidR="00EF7139" w:rsidRPr="00822371">
        <w:rPr>
          <w:sz w:val="24"/>
          <w:szCs w:val="24"/>
        </w:rPr>
        <w:t xml:space="preserve"> &amp; Hoffman, 2005; Blair, Watson &amp; Meier, 2009).</w:t>
      </w:r>
      <w:r w:rsidR="00EF7139">
        <w:rPr>
          <w:sz w:val="24"/>
          <w:szCs w:val="24"/>
        </w:rPr>
        <w:t xml:space="preserve"> </w:t>
      </w:r>
    </w:p>
    <w:p w14:paraId="1F792F03" w14:textId="29F0639E" w:rsidR="00EF7139" w:rsidRDefault="00AA76B9" w:rsidP="003C6FAE">
      <w:pPr>
        <w:spacing w:line="480" w:lineRule="auto"/>
        <w:ind w:firstLine="720"/>
        <w:rPr>
          <w:sz w:val="24"/>
          <w:szCs w:val="24"/>
        </w:rPr>
      </w:pPr>
      <w:r>
        <w:rPr>
          <w:sz w:val="24"/>
          <w:szCs w:val="24"/>
        </w:rPr>
        <w:t xml:space="preserve">In contrast, </w:t>
      </w:r>
      <w:r w:rsidR="00822371" w:rsidRPr="00822371">
        <w:rPr>
          <w:sz w:val="24"/>
          <w:szCs w:val="24"/>
        </w:rPr>
        <w:t>young children tend to distribute their attention broadly</w:t>
      </w:r>
      <w:r w:rsidR="00130A73">
        <w:rPr>
          <w:sz w:val="24"/>
          <w:szCs w:val="24"/>
        </w:rPr>
        <w:t>, regardless of task demands</w:t>
      </w:r>
      <w:r w:rsidR="00EF7139">
        <w:rPr>
          <w:sz w:val="24"/>
          <w:szCs w:val="24"/>
        </w:rPr>
        <w:t xml:space="preserve">, often processing </w:t>
      </w:r>
      <w:r w:rsidR="00BB49F5">
        <w:rPr>
          <w:sz w:val="24"/>
          <w:szCs w:val="24"/>
        </w:rPr>
        <w:t>both</w:t>
      </w:r>
      <w:ins w:id="26" w:author="Nate Blanco" w:date="2019-09-11T02:14:00Z">
        <w:r w:rsidR="00D76D72">
          <w:rPr>
            <w:sz w:val="24"/>
            <w:szCs w:val="24"/>
          </w:rPr>
          <w:t xml:space="preserve"> </w:t>
        </w:r>
      </w:ins>
      <w:ins w:id="27" w:author="Nate Blanco" w:date="2019-09-12T03:37:00Z">
        <w:r w:rsidR="005932F2">
          <w:rPr>
            <w:sz w:val="24"/>
            <w:szCs w:val="24"/>
          </w:rPr>
          <w:t>task</w:t>
        </w:r>
      </w:ins>
      <w:del w:id="28" w:author="Nate Blanco" w:date="2019-09-12T03:37:00Z">
        <w:r w:rsidR="00EF7139" w:rsidDel="005932F2">
          <w:rPr>
            <w:sz w:val="24"/>
            <w:szCs w:val="24"/>
          </w:rPr>
          <w:delText xml:space="preserve"> </w:delText>
        </w:r>
      </w:del>
      <w:ins w:id="29" w:author="Nate Blanco" w:date="2019-09-12T03:37:00Z">
        <w:r w:rsidR="005932F2">
          <w:rPr>
            <w:sz w:val="24"/>
            <w:szCs w:val="24"/>
          </w:rPr>
          <w:t>-</w:t>
        </w:r>
      </w:ins>
      <w:del w:id="30" w:author="Nate Blanco" w:date="2019-09-11T02:13:00Z">
        <w:r w:rsidR="00EF7139" w:rsidDel="00D76D72">
          <w:rPr>
            <w:sz w:val="24"/>
            <w:szCs w:val="24"/>
          </w:rPr>
          <w:delText>task-</w:delText>
        </w:r>
      </w:del>
      <w:r w:rsidR="00EF7139">
        <w:rPr>
          <w:sz w:val="24"/>
          <w:szCs w:val="24"/>
        </w:rPr>
        <w:t xml:space="preserve">relevant </w:t>
      </w:r>
      <w:del w:id="31" w:author="Nate Blanco" w:date="2019-09-11T02:14:00Z">
        <w:r w:rsidR="00EF7139" w:rsidDel="00D76D72">
          <w:rPr>
            <w:sz w:val="24"/>
            <w:szCs w:val="24"/>
          </w:rPr>
          <w:delText>information</w:delText>
        </w:r>
        <w:r w:rsidR="00BB49F5" w:rsidDel="00D76D72">
          <w:rPr>
            <w:sz w:val="24"/>
            <w:szCs w:val="24"/>
          </w:rPr>
          <w:delText xml:space="preserve"> </w:delText>
        </w:r>
      </w:del>
      <w:r w:rsidR="00BB49F5">
        <w:rPr>
          <w:sz w:val="24"/>
          <w:szCs w:val="24"/>
        </w:rPr>
        <w:t>and</w:t>
      </w:r>
      <w:ins w:id="32" w:author="Nate Blanco" w:date="2019-09-11T02:14:00Z">
        <w:r w:rsidR="00D76D72">
          <w:rPr>
            <w:sz w:val="24"/>
            <w:szCs w:val="24"/>
          </w:rPr>
          <w:t xml:space="preserve"> </w:t>
        </w:r>
      </w:ins>
      <w:ins w:id="33" w:author="Nate Blanco" w:date="2019-09-12T03:37:00Z">
        <w:r w:rsidR="005932F2">
          <w:rPr>
            <w:sz w:val="24"/>
            <w:szCs w:val="24"/>
          </w:rPr>
          <w:t>task-irrelevant information</w:t>
        </w:r>
      </w:ins>
      <w:del w:id="34" w:author="Nate Blanco" w:date="2019-09-12T03:37:00Z">
        <w:r w:rsidR="00EF7139" w:rsidRPr="00822371" w:rsidDel="005932F2">
          <w:rPr>
            <w:sz w:val="24"/>
            <w:szCs w:val="24"/>
          </w:rPr>
          <w:delText xml:space="preserve"> </w:delText>
        </w:r>
      </w:del>
      <w:del w:id="35" w:author="Nate Blanco" w:date="2019-09-11T02:14:00Z">
        <w:r w:rsidR="00EF7139" w:rsidRPr="00822371" w:rsidDel="00D76D72">
          <w:rPr>
            <w:sz w:val="24"/>
            <w:szCs w:val="24"/>
          </w:rPr>
          <w:delText xml:space="preserve">information that is not relevant </w:delText>
        </w:r>
      </w:del>
      <w:del w:id="36" w:author="Nate Blanco" w:date="2019-09-12T03:37:00Z">
        <w:r w:rsidR="00EF7139" w:rsidRPr="00822371" w:rsidDel="005932F2">
          <w:rPr>
            <w:sz w:val="24"/>
            <w:szCs w:val="24"/>
          </w:rPr>
          <w:delText xml:space="preserve">for their current </w:delText>
        </w:r>
        <w:r w:rsidR="00EF7139" w:rsidDel="005932F2">
          <w:rPr>
            <w:sz w:val="24"/>
            <w:szCs w:val="24"/>
          </w:rPr>
          <w:delText>task</w:delText>
        </w:r>
      </w:del>
      <w:r w:rsidR="00EF7139">
        <w:rPr>
          <w:sz w:val="24"/>
          <w:szCs w:val="24"/>
        </w:rPr>
        <w:t xml:space="preserve"> </w:t>
      </w:r>
      <w:r w:rsidR="00822371" w:rsidRPr="00822371">
        <w:rPr>
          <w:sz w:val="24"/>
          <w:szCs w:val="24"/>
        </w:rPr>
        <w:t xml:space="preserve">(Deng &amp; Sloutsky, 2015, 2016; </w:t>
      </w:r>
      <w:proofErr w:type="spellStart"/>
      <w:r w:rsidR="00130A73">
        <w:rPr>
          <w:sz w:val="24"/>
          <w:szCs w:val="24"/>
        </w:rPr>
        <w:t>Plebanek</w:t>
      </w:r>
      <w:proofErr w:type="spellEnd"/>
      <w:r w:rsidR="00130A73">
        <w:rPr>
          <w:sz w:val="24"/>
          <w:szCs w:val="24"/>
        </w:rPr>
        <w:t xml:space="preserve"> &amp; Sloutsky, 2017; </w:t>
      </w:r>
      <w:r w:rsidR="00822371" w:rsidRPr="00822371">
        <w:rPr>
          <w:sz w:val="24"/>
          <w:szCs w:val="24"/>
        </w:rPr>
        <w:t xml:space="preserve">Smith &amp; </w:t>
      </w:r>
      <w:proofErr w:type="spellStart"/>
      <w:r w:rsidR="00822371" w:rsidRPr="00822371">
        <w:rPr>
          <w:sz w:val="24"/>
          <w:szCs w:val="24"/>
        </w:rPr>
        <w:t>Kemler</w:t>
      </w:r>
      <w:proofErr w:type="spellEnd"/>
      <w:r w:rsidR="00822371" w:rsidRPr="00822371">
        <w:rPr>
          <w:sz w:val="24"/>
          <w:szCs w:val="24"/>
        </w:rPr>
        <w:t xml:space="preserve">, 1977). </w:t>
      </w:r>
      <w:r w:rsidR="00DA443B">
        <w:rPr>
          <w:sz w:val="24"/>
          <w:szCs w:val="24"/>
        </w:rPr>
        <w:t xml:space="preserve">This tendency </w:t>
      </w:r>
      <w:r w:rsidR="009A056E">
        <w:rPr>
          <w:sz w:val="24"/>
          <w:szCs w:val="24"/>
        </w:rPr>
        <w:t>likely stems</w:t>
      </w:r>
      <w:r w:rsidR="00DA443B">
        <w:rPr>
          <w:sz w:val="24"/>
          <w:szCs w:val="24"/>
        </w:rPr>
        <w:t xml:space="preserve"> from immaturities of executive attention (Posner</w:t>
      </w:r>
      <w:r w:rsidR="00130A73">
        <w:rPr>
          <w:sz w:val="24"/>
          <w:szCs w:val="24"/>
        </w:rPr>
        <w:t xml:space="preserve"> &amp; Rothbart</w:t>
      </w:r>
      <w:r w:rsidR="00DA443B">
        <w:rPr>
          <w:sz w:val="24"/>
          <w:szCs w:val="24"/>
        </w:rPr>
        <w:t xml:space="preserve">, </w:t>
      </w:r>
      <w:r w:rsidR="00130A73">
        <w:rPr>
          <w:sz w:val="24"/>
          <w:szCs w:val="24"/>
        </w:rPr>
        <w:t>2007</w:t>
      </w:r>
      <w:r w:rsidR="00DA443B">
        <w:rPr>
          <w:sz w:val="24"/>
          <w:szCs w:val="24"/>
        </w:rPr>
        <w:t>), resulting in difficulty</w:t>
      </w:r>
      <w:r w:rsidR="00460312" w:rsidRPr="00822371">
        <w:rPr>
          <w:sz w:val="24"/>
          <w:szCs w:val="24"/>
        </w:rPr>
        <w:t xml:space="preserve"> </w:t>
      </w:r>
      <w:r w:rsidR="00DA443B">
        <w:rPr>
          <w:sz w:val="24"/>
          <w:szCs w:val="24"/>
        </w:rPr>
        <w:t>attend</w:t>
      </w:r>
      <w:r w:rsidR="00CB1AAA">
        <w:rPr>
          <w:sz w:val="24"/>
          <w:szCs w:val="24"/>
        </w:rPr>
        <w:t>ing</w:t>
      </w:r>
      <w:r w:rsidR="00DA443B" w:rsidRPr="00822371">
        <w:rPr>
          <w:sz w:val="24"/>
          <w:szCs w:val="24"/>
        </w:rPr>
        <w:t xml:space="preserve"> </w:t>
      </w:r>
      <w:r w:rsidR="00460312" w:rsidRPr="00822371">
        <w:rPr>
          <w:sz w:val="24"/>
          <w:szCs w:val="24"/>
        </w:rPr>
        <w:t>selectively and filter</w:t>
      </w:r>
      <w:r w:rsidR="00CB1AAA">
        <w:rPr>
          <w:sz w:val="24"/>
          <w:szCs w:val="24"/>
        </w:rPr>
        <w:t>ing</w:t>
      </w:r>
      <w:r w:rsidR="00460312" w:rsidRPr="00822371">
        <w:rPr>
          <w:sz w:val="24"/>
          <w:szCs w:val="24"/>
        </w:rPr>
        <w:t xml:space="preserve"> out </w:t>
      </w:r>
      <w:r w:rsidR="00FC66EF">
        <w:rPr>
          <w:sz w:val="24"/>
          <w:szCs w:val="24"/>
        </w:rPr>
        <w:t xml:space="preserve">less relevant </w:t>
      </w:r>
      <w:del w:id="37" w:author="Nate Blanco" w:date="2019-09-16T03:14:00Z">
        <w:r w:rsidR="00FC66EF" w:rsidDel="00962204">
          <w:rPr>
            <w:sz w:val="24"/>
            <w:szCs w:val="24"/>
          </w:rPr>
          <w:delText xml:space="preserve">or irrelevant </w:delText>
        </w:r>
      </w:del>
      <w:r w:rsidR="00FC66EF">
        <w:rPr>
          <w:sz w:val="24"/>
          <w:szCs w:val="24"/>
        </w:rPr>
        <w:t>input</w:t>
      </w:r>
      <w:r w:rsidR="00460312" w:rsidRPr="00822371">
        <w:rPr>
          <w:sz w:val="24"/>
          <w:szCs w:val="24"/>
        </w:rPr>
        <w:t xml:space="preserve">. </w:t>
      </w:r>
    </w:p>
    <w:p w14:paraId="070D4B1A" w14:textId="15700E9A" w:rsidR="004D4972" w:rsidRDefault="00460312" w:rsidP="0027069D">
      <w:pPr>
        <w:spacing w:line="480" w:lineRule="auto"/>
        <w:ind w:firstLine="720"/>
        <w:rPr>
          <w:sz w:val="24"/>
          <w:szCs w:val="24"/>
        </w:rPr>
      </w:pPr>
      <w:r w:rsidRPr="00822371">
        <w:rPr>
          <w:sz w:val="24"/>
          <w:szCs w:val="24"/>
        </w:rPr>
        <w:t>While</w:t>
      </w:r>
      <w:ins w:id="38" w:author="Nate Blanco" w:date="2019-09-16T04:15:00Z">
        <w:r w:rsidR="006F6F43">
          <w:rPr>
            <w:sz w:val="24"/>
            <w:szCs w:val="24"/>
          </w:rPr>
          <w:t xml:space="preserve"> such</w:t>
        </w:r>
      </w:ins>
      <w:del w:id="39" w:author="Nate Blanco" w:date="2019-09-16T03:16:00Z">
        <w:r w:rsidRPr="00822371" w:rsidDel="000B515B">
          <w:rPr>
            <w:sz w:val="24"/>
            <w:szCs w:val="24"/>
          </w:rPr>
          <w:delText xml:space="preserve"> </w:delText>
        </w:r>
        <w:r w:rsidR="00DA443B" w:rsidDel="000B515B">
          <w:rPr>
            <w:sz w:val="24"/>
            <w:szCs w:val="24"/>
          </w:rPr>
          <w:delText>these</w:delText>
        </w:r>
      </w:del>
      <w:r w:rsidR="00DA443B">
        <w:rPr>
          <w:sz w:val="24"/>
          <w:szCs w:val="24"/>
        </w:rPr>
        <w:t xml:space="preserve"> immaturities</w:t>
      </w:r>
      <w:ins w:id="40" w:author="Nate Blanco" w:date="2019-09-16T03:15:00Z">
        <w:r w:rsidR="000B515B">
          <w:rPr>
            <w:sz w:val="24"/>
            <w:szCs w:val="24"/>
          </w:rPr>
          <w:t xml:space="preserve"> </w:t>
        </w:r>
        <w:r w:rsidR="000B515B">
          <w:rPr>
            <w:sz w:val="24"/>
            <w:szCs w:val="24"/>
          </w:rPr>
          <w:t>of executive attention</w:t>
        </w:r>
      </w:ins>
      <w:r w:rsidR="00DA443B">
        <w:rPr>
          <w:sz w:val="24"/>
          <w:szCs w:val="24"/>
        </w:rPr>
        <w:t xml:space="preserve"> </w:t>
      </w:r>
      <w:r w:rsidR="00CB1AAA">
        <w:rPr>
          <w:sz w:val="24"/>
          <w:szCs w:val="24"/>
        </w:rPr>
        <w:t xml:space="preserve">may be </w:t>
      </w:r>
      <w:del w:id="41" w:author="Nate Blanco" w:date="2019-09-11T17:24:00Z">
        <w:r w:rsidR="00DA443B" w:rsidDel="00050F79">
          <w:rPr>
            <w:sz w:val="24"/>
            <w:szCs w:val="24"/>
          </w:rPr>
          <w:delText xml:space="preserve">highly </w:delText>
        </w:r>
      </w:del>
      <w:r w:rsidR="00DA443B">
        <w:rPr>
          <w:sz w:val="24"/>
          <w:szCs w:val="24"/>
        </w:rPr>
        <w:t>limiting for learning in academic settings</w:t>
      </w:r>
      <w:r w:rsidRPr="00822371">
        <w:rPr>
          <w:sz w:val="24"/>
          <w:szCs w:val="24"/>
        </w:rPr>
        <w:t xml:space="preserve">, </w:t>
      </w:r>
      <w:r w:rsidR="004D4972">
        <w:rPr>
          <w:sz w:val="24"/>
          <w:szCs w:val="24"/>
        </w:rPr>
        <w:t>it is possible</w:t>
      </w:r>
      <w:r w:rsidRPr="00822371">
        <w:rPr>
          <w:sz w:val="24"/>
          <w:szCs w:val="24"/>
        </w:rPr>
        <w:t xml:space="preserve"> that </w:t>
      </w:r>
      <w:del w:id="42" w:author="Nate Blanco" w:date="2019-09-16T03:16:00Z">
        <w:r w:rsidRPr="00822371" w:rsidDel="000B515B">
          <w:rPr>
            <w:sz w:val="24"/>
            <w:szCs w:val="24"/>
          </w:rPr>
          <w:delText xml:space="preserve">such </w:delText>
        </w:r>
        <w:r w:rsidR="004D4972" w:rsidDel="000B515B">
          <w:rPr>
            <w:sz w:val="24"/>
            <w:szCs w:val="24"/>
          </w:rPr>
          <w:delText>immaturities</w:delText>
        </w:r>
      </w:del>
      <w:ins w:id="43" w:author="Nate Blanco" w:date="2019-09-16T03:16:00Z">
        <w:r w:rsidR="000B515B">
          <w:rPr>
            <w:sz w:val="24"/>
            <w:szCs w:val="24"/>
          </w:rPr>
          <w:t>they</w:t>
        </w:r>
      </w:ins>
      <w:r w:rsidR="004D4972">
        <w:rPr>
          <w:sz w:val="24"/>
          <w:szCs w:val="24"/>
        </w:rPr>
        <w:t xml:space="preserve"> </w:t>
      </w:r>
      <w:del w:id="44" w:author="Nate Blanco" w:date="2019-09-16T03:15:00Z">
        <w:r w:rsidR="004D4972" w:rsidDel="000B515B">
          <w:rPr>
            <w:sz w:val="24"/>
            <w:szCs w:val="24"/>
          </w:rPr>
          <w:delText>of executive attention</w:delText>
        </w:r>
        <w:r w:rsidR="004D4972" w:rsidRPr="00822371" w:rsidDel="000B515B">
          <w:rPr>
            <w:sz w:val="24"/>
            <w:szCs w:val="24"/>
          </w:rPr>
          <w:delText xml:space="preserve"> </w:delText>
        </w:r>
      </w:del>
      <w:r w:rsidRPr="00822371">
        <w:rPr>
          <w:sz w:val="24"/>
          <w:szCs w:val="24"/>
        </w:rPr>
        <w:t>can be adaptive</w:t>
      </w:r>
      <w:r w:rsidR="00FC66EF">
        <w:rPr>
          <w:sz w:val="24"/>
          <w:szCs w:val="24"/>
        </w:rPr>
        <w:t xml:space="preserve"> (</w:t>
      </w:r>
      <w:r w:rsidR="00FC66EF" w:rsidRPr="0027685D">
        <w:rPr>
          <w:sz w:val="24"/>
          <w:szCs w:val="24"/>
        </w:rPr>
        <w:t>Chrysikou, Weber</w:t>
      </w:r>
      <w:r w:rsidR="00B67B2F" w:rsidRPr="0027685D">
        <w:rPr>
          <w:sz w:val="24"/>
          <w:szCs w:val="24"/>
        </w:rPr>
        <w:t>,</w:t>
      </w:r>
      <w:r w:rsidR="00FC66EF" w:rsidRPr="0027685D">
        <w:rPr>
          <w:sz w:val="24"/>
          <w:szCs w:val="24"/>
        </w:rPr>
        <w:t xml:space="preserve"> &amp; Thompson-</w:t>
      </w:r>
      <w:proofErr w:type="spellStart"/>
      <w:r w:rsidR="00FC66EF" w:rsidRPr="0027685D">
        <w:rPr>
          <w:sz w:val="24"/>
          <w:szCs w:val="24"/>
        </w:rPr>
        <w:t>Schill</w:t>
      </w:r>
      <w:proofErr w:type="spellEnd"/>
      <w:r w:rsidR="00FC66EF" w:rsidRPr="0027685D">
        <w:rPr>
          <w:sz w:val="24"/>
          <w:szCs w:val="24"/>
        </w:rPr>
        <w:t>, 2013</w:t>
      </w:r>
      <w:r w:rsidR="00383A71">
        <w:rPr>
          <w:sz w:val="24"/>
          <w:szCs w:val="24"/>
        </w:rPr>
        <w:t>; Gopnik, 2010</w:t>
      </w:r>
      <w:r w:rsidR="00FC66EF">
        <w:rPr>
          <w:sz w:val="24"/>
          <w:szCs w:val="24"/>
        </w:rPr>
        <w:t>)</w:t>
      </w:r>
      <w:r w:rsidRPr="00822371">
        <w:rPr>
          <w:sz w:val="24"/>
          <w:szCs w:val="24"/>
        </w:rPr>
        <w:t>.</w:t>
      </w:r>
      <w:r>
        <w:rPr>
          <w:sz w:val="24"/>
          <w:szCs w:val="24"/>
        </w:rPr>
        <w:t xml:space="preserve"> For example, distributing attention can</w:t>
      </w:r>
      <w:r w:rsidRPr="00822371">
        <w:rPr>
          <w:sz w:val="24"/>
          <w:szCs w:val="24"/>
        </w:rPr>
        <w:t xml:space="preserve"> result in superior performance</w:t>
      </w:r>
      <w:r>
        <w:rPr>
          <w:sz w:val="24"/>
          <w:szCs w:val="24"/>
        </w:rPr>
        <w:t xml:space="preserve"> of children over adults in situations </w:t>
      </w:r>
      <w:r w:rsidR="004D4972">
        <w:rPr>
          <w:sz w:val="24"/>
          <w:szCs w:val="24"/>
        </w:rPr>
        <w:t>whe</w:t>
      </w:r>
      <w:ins w:id="45" w:author="Nate Blanco" w:date="2019-09-11T17:25:00Z">
        <w:r w:rsidR="00050F79">
          <w:rPr>
            <w:sz w:val="24"/>
            <w:szCs w:val="24"/>
          </w:rPr>
          <w:t>re</w:t>
        </w:r>
      </w:ins>
      <w:del w:id="46" w:author="Nate Blanco" w:date="2019-09-11T17:25:00Z">
        <w:r w:rsidR="004D4972" w:rsidDel="00050F79">
          <w:rPr>
            <w:sz w:val="24"/>
            <w:szCs w:val="24"/>
          </w:rPr>
          <w:delText>n</w:delText>
        </w:r>
      </w:del>
      <w:r w:rsidR="004D4972">
        <w:rPr>
          <w:sz w:val="24"/>
          <w:szCs w:val="24"/>
        </w:rPr>
        <w:t xml:space="preserve"> </w:t>
      </w:r>
      <w:r w:rsidR="005306D5">
        <w:rPr>
          <w:sz w:val="24"/>
          <w:szCs w:val="24"/>
        </w:rPr>
        <w:t xml:space="preserve">one </w:t>
      </w:r>
      <w:r w:rsidR="004D4972">
        <w:rPr>
          <w:sz w:val="24"/>
          <w:szCs w:val="24"/>
        </w:rPr>
        <w:t>ha</w:t>
      </w:r>
      <w:r w:rsidR="005306D5">
        <w:rPr>
          <w:sz w:val="24"/>
          <w:szCs w:val="24"/>
        </w:rPr>
        <w:t>s</w:t>
      </w:r>
      <w:r w:rsidR="004D4972">
        <w:rPr>
          <w:sz w:val="24"/>
          <w:szCs w:val="24"/>
        </w:rPr>
        <w:t xml:space="preserve"> to use </w:t>
      </w:r>
      <w:r>
        <w:rPr>
          <w:sz w:val="24"/>
          <w:szCs w:val="24"/>
        </w:rPr>
        <w:t xml:space="preserve">information </w:t>
      </w:r>
      <w:r w:rsidR="004D4972">
        <w:rPr>
          <w:sz w:val="24"/>
          <w:szCs w:val="24"/>
        </w:rPr>
        <w:t xml:space="preserve">that was previously </w:t>
      </w:r>
      <w:r w:rsidR="002A07CA">
        <w:rPr>
          <w:sz w:val="24"/>
          <w:szCs w:val="24"/>
        </w:rPr>
        <w:t xml:space="preserve">irrelevant </w:t>
      </w:r>
      <w:r>
        <w:rPr>
          <w:sz w:val="24"/>
          <w:szCs w:val="24"/>
        </w:rPr>
        <w:t>(</w:t>
      </w:r>
      <w:proofErr w:type="spellStart"/>
      <w:r w:rsidRPr="00822371">
        <w:rPr>
          <w:sz w:val="24"/>
          <w:szCs w:val="24"/>
        </w:rPr>
        <w:t>Pleba</w:t>
      </w:r>
      <w:r>
        <w:rPr>
          <w:sz w:val="24"/>
          <w:szCs w:val="24"/>
        </w:rPr>
        <w:t>nek</w:t>
      </w:r>
      <w:proofErr w:type="spellEnd"/>
      <w:r>
        <w:rPr>
          <w:sz w:val="24"/>
          <w:szCs w:val="24"/>
        </w:rPr>
        <w:t xml:space="preserve"> &amp; Sloutsky, </w:t>
      </w:r>
      <w:r w:rsidRPr="00822371">
        <w:rPr>
          <w:sz w:val="24"/>
          <w:szCs w:val="24"/>
        </w:rPr>
        <w:t>2017</w:t>
      </w:r>
      <w:r>
        <w:rPr>
          <w:sz w:val="24"/>
          <w:szCs w:val="24"/>
        </w:rPr>
        <w:t xml:space="preserve">; Blanco &amp; Sloutsky, </w:t>
      </w:r>
      <w:r w:rsidR="008554E4">
        <w:rPr>
          <w:sz w:val="24"/>
          <w:szCs w:val="24"/>
        </w:rPr>
        <w:t>2019</w:t>
      </w:r>
      <w:r w:rsidRPr="00822371">
        <w:rPr>
          <w:sz w:val="24"/>
          <w:szCs w:val="24"/>
        </w:rPr>
        <w:t xml:space="preserve">). </w:t>
      </w:r>
    </w:p>
    <w:p w14:paraId="2406E316" w14:textId="719390F9" w:rsidR="0027069D" w:rsidRDefault="005B609C" w:rsidP="00BB49F5">
      <w:pPr>
        <w:spacing w:line="480" w:lineRule="auto"/>
        <w:ind w:firstLine="720"/>
        <w:rPr>
          <w:sz w:val="24"/>
          <w:szCs w:val="24"/>
        </w:rPr>
      </w:pPr>
      <w:ins w:id="47" w:author="Nate Blanco" w:date="2019-09-11T20:00:00Z">
        <w:r>
          <w:rPr>
            <w:sz w:val="24"/>
            <w:szCs w:val="24"/>
          </w:rPr>
          <w:t>D</w:t>
        </w:r>
      </w:ins>
      <w:del w:id="48" w:author="Nate Blanco" w:date="2019-09-11T20:00:00Z">
        <w:r w:rsidR="004D4972" w:rsidDel="005B609C">
          <w:rPr>
            <w:sz w:val="24"/>
            <w:szCs w:val="24"/>
          </w:rPr>
          <w:delText>Therefore, d</w:delText>
        </w:r>
      </w:del>
      <w:r w:rsidR="004D4972">
        <w:rPr>
          <w:sz w:val="24"/>
          <w:szCs w:val="24"/>
        </w:rPr>
        <w:t>epending on the context</w:t>
      </w:r>
      <w:r w:rsidR="007543C0">
        <w:rPr>
          <w:sz w:val="24"/>
          <w:szCs w:val="24"/>
        </w:rPr>
        <w:t>,</w:t>
      </w:r>
      <w:r w:rsidR="004D4972" w:rsidRPr="00822371">
        <w:rPr>
          <w:sz w:val="24"/>
          <w:szCs w:val="24"/>
        </w:rPr>
        <w:t xml:space="preserve"> </w:t>
      </w:r>
      <w:r w:rsidR="004D4972">
        <w:rPr>
          <w:sz w:val="24"/>
          <w:szCs w:val="24"/>
        </w:rPr>
        <w:t xml:space="preserve">either </w:t>
      </w:r>
      <w:r w:rsidR="00460312" w:rsidRPr="00822371">
        <w:rPr>
          <w:sz w:val="24"/>
          <w:szCs w:val="24"/>
        </w:rPr>
        <w:t xml:space="preserve">selective or distributed attention </w:t>
      </w:r>
      <w:r w:rsidR="00BB49F5">
        <w:rPr>
          <w:sz w:val="24"/>
          <w:szCs w:val="24"/>
        </w:rPr>
        <w:t xml:space="preserve">can </w:t>
      </w:r>
      <w:r w:rsidR="004D4972">
        <w:rPr>
          <w:sz w:val="24"/>
          <w:szCs w:val="24"/>
        </w:rPr>
        <w:t xml:space="preserve">be </w:t>
      </w:r>
      <w:r w:rsidR="00460312" w:rsidRPr="00822371">
        <w:rPr>
          <w:sz w:val="24"/>
          <w:szCs w:val="24"/>
        </w:rPr>
        <w:t xml:space="preserve">advantageous. Selective attention is </w:t>
      </w:r>
      <w:r w:rsidR="00460312">
        <w:rPr>
          <w:sz w:val="24"/>
          <w:szCs w:val="24"/>
        </w:rPr>
        <w:t>superior</w:t>
      </w:r>
      <w:r w:rsidR="00460312" w:rsidRPr="00822371">
        <w:rPr>
          <w:sz w:val="24"/>
          <w:szCs w:val="24"/>
        </w:rPr>
        <w:t xml:space="preserve"> when one is confident that a </w:t>
      </w:r>
      <w:del w:id="49" w:author="Nate Blanco" w:date="2019-09-16T04:16:00Z">
        <w:r w:rsidR="00460312" w:rsidRPr="00822371" w:rsidDel="00CD4E26">
          <w:rPr>
            <w:sz w:val="24"/>
            <w:szCs w:val="24"/>
          </w:rPr>
          <w:delText>small portion</w:delText>
        </w:r>
      </w:del>
      <w:ins w:id="50" w:author="Nate Blanco" w:date="2019-09-16T04:16:00Z">
        <w:r w:rsidR="00CD4E26">
          <w:rPr>
            <w:sz w:val="24"/>
            <w:szCs w:val="24"/>
          </w:rPr>
          <w:t>fraction</w:t>
        </w:r>
      </w:ins>
      <w:r w:rsidR="00460312" w:rsidRPr="00822371">
        <w:rPr>
          <w:sz w:val="24"/>
          <w:szCs w:val="24"/>
        </w:rPr>
        <w:t xml:space="preserve"> of the available information is sufficient </w:t>
      </w:r>
      <w:del w:id="51" w:author="Nate Blanco" w:date="2019-09-11T02:15:00Z">
        <w:r w:rsidR="00460312" w:rsidRPr="00822371" w:rsidDel="00D76D72">
          <w:rPr>
            <w:sz w:val="24"/>
            <w:szCs w:val="24"/>
          </w:rPr>
          <w:delText>to achieve their</w:delText>
        </w:r>
      </w:del>
      <w:ins w:id="52" w:author="Nate Blanco" w:date="2019-09-11T02:15:00Z">
        <w:r w:rsidR="00D76D72">
          <w:rPr>
            <w:sz w:val="24"/>
            <w:szCs w:val="24"/>
          </w:rPr>
          <w:t>for their</w:t>
        </w:r>
      </w:ins>
      <w:r w:rsidR="00460312" w:rsidRPr="00822371">
        <w:rPr>
          <w:sz w:val="24"/>
          <w:szCs w:val="24"/>
        </w:rPr>
        <w:t xml:space="preserve"> goals. Distributed attention is advantageous when there is more uncertainty about what is important. </w:t>
      </w:r>
      <w:ins w:id="53" w:author="Nate Blanco" w:date="2019-09-11T02:21:00Z">
        <w:r w:rsidR="00DE2225">
          <w:rPr>
            <w:sz w:val="24"/>
            <w:szCs w:val="24"/>
          </w:rPr>
          <w:t>Therefore, d</w:t>
        </w:r>
      </w:ins>
      <w:del w:id="54" w:author="Nate Blanco" w:date="2019-09-11T02:21:00Z">
        <w:r w:rsidR="00A4068E" w:rsidDel="00DE2225">
          <w:rPr>
            <w:sz w:val="24"/>
            <w:szCs w:val="24"/>
          </w:rPr>
          <w:delText>D</w:delText>
        </w:r>
      </w:del>
      <w:r w:rsidR="00A4068E">
        <w:rPr>
          <w:sz w:val="24"/>
          <w:szCs w:val="24"/>
        </w:rPr>
        <w:t>istributing attention</w:t>
      </w:r>
      <w:r w:rsidR="001D2D9B">
        <w:rPr>
          <w:sz w:val="24"/>
          <w:szCs w:val="24"/>
        </w:rPr>
        <w:t xml:space="preserve"> </w:t>
      </w:r>
      <w:r w:rsidR="00EF7139">
        <w:rPr>
          <w:sz w:val="24"/>
          <w:szCs w:val="24"/>
        </w:rPr>
        <w:t xml:space="preserve">may be particularly adaptive early in development, </w:t>
      </w:r>
      <w:r w:rsidR="00BB49F5">
        <w:rPr>
          <w:sz w:val="24"/>
          <w:szCs w:val="24"/>
        </w:rPr>
        <w:t xml:space="preserve">since </w:t>
      </w:r>
      <w:r w:rsidR="00EF7139">
        <w:rPr>
          <w:sz w:val="24"/>
          <w:szCs w:val="24"/>
        </w:rPr>
        <w:t>young children</w:t>
      </w:r>
      <w:r w:rsidR="00460312" w:rsidRPr="00822371">
        <w:rPr>
          <w:sz w:val="24"/>
          <w:szCs w:val="24"/>
        </w:rPr>
        <w:t xml:space="preserve"> </w:t>
      </w:r>
      <w:r w:rsidR="002C41E7">
        <w:rPr>
          <w:sz w:val="24"/>
          <w:szCs w:val="24"/>
        </w:rPr>
        <w:t>hav</w:t>
      </w:r>
      <w:r w:rsidR="00BB49F5">
        <w:rPr>
          <w:sz w:val="24"/>
          <w:szCs w:val="24"/>
        </w:rPr>
        <w:t>e</w:t>
      </w:r>
      <w:r w:rsidR="002C41E7">
        <w:rPr>
          <w:sz w:val="24"/>
          <w:szCs w:val="24"/>
        </w:rPr>
        <w:t xml:space="preserve"> little</w:t>
      </w:r>
      <w:r w:rsidR="00EF7139">
        <w:rPr>
          <w:sz w:val="24"/>
          <w:szCs w:val="24"/>
        </w:rPr>
        <w:t xml:space="preserve"> </w:t>
      </w:r>
      <w:del w:id="55" w:author="Nate Blanco" w:date="2019-09-11T02:21:00Z">
        <w:r w:rsidR="00EF7139" w:rsidDel="00DE2225">
          <w:rPr>
            <w:sz w:val="24"/>
            <w:szCs w:val="24"/>
          </w:rPr>
          <w:delText>experience</w:delText>
        </w:r>
        <w:r w:rsidR="00460312" w:rsidRPr="00822371" w:rsidDel="00DE2225">
          <w:rPr>
            <w:sz w:val="24"/>
            <w:szCs w:val="24"/>
          </w:rPr>
          <w:delText xml:space="preserve"> and </w:delText>
        </w:r>
      </w:del>
      <w:r w:rsidR="00460312" w:rsidRPr="00822371">
        <w:rPr>
          <w:sz w:val="24"/>
          <w:szCs w:val="24"/>
        </w:rPr>
        <w:t xml:space="preserve">knowledge </w:t>
      </w:r>
      <w:del w:id="56" w:author="Nate Blanco" w:date="2019-09-11T02:21:00Z">
        <w:r w:rsidR="00460312" w:rsidRPr="00822371" w:rsidDel="00DE2225">
          <w:rPr>
            <w:sz w:val="24"/>
            <w:szCs w:val="24"/>
          </w:rPr>
          <w:delText>about how</w:delText>
        </w:r>
      </w:del>
      <w:ins w:id="57" w:author="Nate Blanco" w:date="2019-09-11T02:21:00Z">
        <w:r w:rsidR="00DE2225">
          <w:rPr>
            <w:sz w:val="24"/>
            <w:szCs w:val="24"/>
          </w:rPr>
          <w:t>of</w:t>
        </w:r>
      </w:ins>
      <w:r w:rsidR="00460312" w:rsidRPr="00822371">
        <w:rPr>
          <w:sz w:val="24"/>
          <w:szCs w:val="24"/>
        </w:rPr>
        <w:t xml:space="preserve"> the world</w:t>
      </w:r>
      <w:del w:id="58" w:author="Nate Blanco" w:date="2019-09-11T02:21:00Z">
        <w:r w:rsidR="00460312" w:rsidRPr="00822371" w:rsidDel="00DE2225">
          <w:rPr>
            <w:sz w:val="24"/>
            <w:szCs w:val="24"/>
          </w:rPr>
          <w:delText xml:space="preserve"> work</w:delText>
        </w:r>
        <w:r w:rsidR="00130A73" w:rsidDel="00DE2225">
          <w:rPr>
            <w:sz w:val="24"/>
            <w:szCs w:val="24"/>
          </w:rPr>
          <w:delText>s</w:delText>
        </w:r>
      </w:del>
      <w:r w:rsidR="00460312">
        <w:rPr>
          <w:sz w:val="24"/>
          <w:szCs w:val="24"/>
        </w:rPr>
        <w:t xml:space="preserve">. </w:t>
      </w:r>
      <w:r w:rsidR="00C74ECD">
        <w:rPr>
          <w:sz w:val="24"/>
          <w:szCs w:val="24"/>
        </w:rPr>
        <w:t>B</w:t>
      </w:r>
      <w:r w:rsidR="00460312">
        <w:rPr>
          <w:sz w:val="24"/>
          <w:szCs w:val="24"/>
        </w:rPr>
        <w:t xml:space="preserve">y facilitating broad information gathering, </w:t>
      </w:r>
      <w:r w:rsidR="00130A73">
        <w:rPr>
          <w:sz w:val="24"/>
          <w:szCs w:val="24"/>
        </w:rPr>
        <w:t>distributed attention helps</w:t>
      </w:r>
      <w:r w:rsidR="00AD1044">
        <w:rPr>
          <w:sz w:val="24"/>
          <w:szCs w:val="24"/>
        </w:rPr>
        <w:t xml:space="preserve"> </w:t>
      </w:r>
      <w:del w:id="59" w:author="Nate Blanco" w:date="2019-09-11T20:00:00Z">
        <w:r w:rsidR="00AD1044" w:rsidDel="00602EBD">
          <w:rPr>
            <w:sz w:val="24"/>
            <w:szCs w:val="24"/>
          </w:rPr>
          <w:delText>to</w:delText>
        </w:r>
        <w:r w:rsidR="00460312" w:rsidDel="00602EBD">
          <w:rPr>
            <w:sz w:val="24"/>
            <w:szCs w:val="24"/>
          </w:rPr>
          <w:delText xml:space="preserve"> </w:delText>
        </w:r>
      </w:del>
      <w:r w:rsidR="00460312">
        <w:rPr>
          <w:sz w:val="24"/>
          <w:szCs w:val="24"/>
        </w:rPr>
        <w:t>reduc</w:t>
      </w:r>
      <w:r w:rsidR="00AD1044">
        <w:rPr>
          <w:sz w:val="24"/>
          <w:szCs w:val="24"/>
        </w:rPr>
        <w:t>e</w:t>
      </w:r>
      <w:r w:rsidR="00460312">
        <w:rPr>
          <w:sz w:val="24"/>
          <w:szCs w:val="24"/>
        </w:rPr>
        <w:t xml:space="preserve"> </w:t>
      </w:r>
      <w:del w:id="60" w:author="Nate Blanco" w:date="2019-09-11T20:01:00Z">
        <w:r w:rsidR="00460312" w:rsidDel="00602EBD">
          <w:rPr>
            <w:sz w:val="24"/>
            <w:szCs w:val="24"/>
          </w:rPr>
          <w:delText xml:space="preserve">that </w:delText>
        </w:r>
      </w:del>
      <w:r w:rsidR="00460312">
        <w:rPr>
          <w:sz w:val="24"/>
          <w:szCs w:val="24"/>
        </w:rPr>
        <w:t xml:space="preserve">uncertainty and build up </w:t>
      </w:r>
      <w:r w:rsidR="00BB49F5">
        <w:rPr>
          <w:sz w:val="24"/>
          <w:szCs w:val="24"/>
        </w:rPr>
        <w:t>a rich base of</w:t>
      </w:r>
      <w:r w:rsidR="00460312">
        <w:rPr>
          <w:sz w:val="24"/>
          <w:szCs w:val="24"/>
        </w:rPr>
        <w:t xml:space="preserve"> </w:t>
      </w:r>
      <w:del w:id="61" w:author="Nate Blanco" w:date="2019-09-12T03:39:00Z">
        <w:r w:rsidR="00460312" w:rsidDel="00377A2D">
          <w:rPr>
            <w:sz w:val="24"/>
            <w:szCs w:val="24"/>
          </w:rPr>
          <w:lastRenderedPageBreak/>
          <w:delText xml:space="preserve">general </w:delText>
        </w:r>
      </w:del>
      <w:r w:rsidR="00460312">
        <w:rPr>
          <w:sz w:val="24"/>
          <w:szCs w:val="24"/>
        </w:rPr>
        <w:t>knowledge</w:t>
      </w:r>
      <w:r w:rsidR="00C74ECD">
        <w:rPr>
          <w:sz w:val="24"/>
          <w:szCs w:val="24"/>
        </w:rPr>
        <w:t>.</w:t>
      </w:r>
      <w:r w:rsidR="00460312">
        <w:rPr>
          <w:sz w:val="24"/>
          <w:szCs w:val="24"/>
        </w:rPr>
        <w:t xml:space="preserve"> </w:t>
      </w:r>
      <w:r w:rsidR="00C36E32">
        <w:rPr>
          <w:sz w:val="24"/>
          <w:szCs w:val="24"/>
        </w:rPr>
        <w:t>D</w:t>
      </w:r>
      <w:r w:rsidR="00F638C4" w:rsidRPr="00822371">
        <w:rPr>
          <w:sz w:val="24"/>
          <w:szCs w:val="24"/>
        </w:rPr>
        <w:t>istribut</w:t>
      </w:r>
      <w:r w:rsidR="00C36E32">
        <w:rPr>
          <w:sz w:val="24"/>
          <w:szCs w:val="24"/>
        </w:rPr>
        <w:t>ed</w:t>
      </w:r>
      <w:r w:rsidR="00F638C4" w:rsidRPr="00822371">
        <w:rPr>
          <w:sz w:val="24"/>
          <w:szCs w:val="24"/>
        </w:rPr>
        <w:t xml:space="preserve"> attention early in life may </w:t>
      </w:r>
      <w:r w:rsidR="00BB49F5">
        <w:rPr>
          <w:sz w:val="24"/>
          <w:szCs w:val="24"/>
        </w:rPr>
        <w:t xml:space="preserve">represent </w:t>
      </w:r>
      <w:r w:rsidR="00C36E32">
        <w:rPr>
          <w:sz w:val="24"/>
          <w:szCs w:val="24"/>
        </w:rPr>
        <w:t>a</w:t>
      </w:r>
      <w:r w:rsidR="00F638C4" w:rsidRPr="00822371">
        <w:rPr>
          <w:sz w:val="24"/>
          <w:szCs w:val="24"/>
        </w:rPr>
        <w:t xml:space="preserve"> sacrific</w:t>
      </w:r>
      <w:r w:rsidR="00C36E32">
        <w:rPr>
          <w:sz w:val="24"/>
          <w:szCs w:val="24"/>
        </w:rPr>
        <w:t>e of</w:t>
      </w:r>
      <w:r w:rsidR="00F638C4" w:rsidRPr="00822371">
        <w:rPr>
          <w:sz w:val="24"/>
          <w:szCs w:val="24"/>
        </w:rPr>
        <w:t xml:space="preserve"> immediate </w:t>
      </w:r>
      <w:r w:rsidR="00F638C4">
        <w:rPr>
          <w:sz w:val="24"/>
          <w:szCs w:val="24"/>
        </w:rPr>
        <w:t>performance</w:t>
      </w:r>
      <w:r w:rsidR="00F638C4" w:rsidRPr="00822371">
        <w:rPr>
          <w:sz w:val="24"/>
          <w:szCs w:val="24"/>
        </w:rPr>
        <w:t xml:space="preserve"> in exchange for information</w:t>
      </w:r>
      <w:del w:id="62" w:author="Nate Blanco" w:date="2019-09-11T17:26:00Z">
        <w:r w:rsidR="00F638C4" w:rsidRPr="00822371" w:rsidDel="00FA0628">
          <w:rPr>
            <w:sz w:val="24"/>
            <w:szCs w:val="24"/>
          </w:rPr>
          <w:delText xml:space="preserve"> that can be used later</w:delText>
        </w:r>
      </w:del>
      <w:r w:rsidR="00F638C4" w:rsidRPr="00822371">
        <w:rPr>
          <w:sz w:val="24"/>
          <w:szCs w:val="24"/>
        </w:rPr>
        <w:t>.</w:t>
      </w:r>
      <w:r w:rsidR="0027069D">
        <w:rPr>
          <w:sz w:val="24"/>
          <w:szCs w:val="24"/>
        </w:rPr>
        <w:t xml:space="preserve"> These ideas are consistent with the </w:t>
      </w:r>
      <w:r w:rsidR="0027069D" w:rsidRPr="00993FFF">
        <w:rPr>
          <w:i/>
          <w:iCs/>
          <w:sz w:val="24"/>
          <w:szCs w:val="24"/>
        </w:rPr>
        <w:t>matched filter hypothesis</w:t>
      </w:r>
      <w:r w:rsidR="0027069D" w:rsidRPr="0027069D">
        <w:rPr>
          <w:sz w:val="24"/>
          <w:szCs w:val="24"/>
        </w:rPr>
        <w:t xml:space="preserve"> </w:t>
      </w:r>
      <w:r w:rsidR="0027069D">
        <w:rPr>
          <w:sz w:val="24"/>
          <w:szCs w:val="24"/>
        </w:rPr>
        <w:t>of cognitive control (</w:t>
      </w:r>
      <w:r w:rsidR="0027069D" w:rsidRPr="00993FFF">
        <w:rPr>
          <w:sz w:val="24"/>
          <w:szCs w:val="24"/>
        </w:rPr>
        <w:t>Chrysikou, Weber</w:t>
      </w:r>
      <w:r w:rsidR="00D84A38">
        <w:rPr>
          <w:sz w:val="24"/>
          <w:szCs w:val="24"/>
        </w:rPr>
        <w:t>,</w:t>
      </w:r>
      <w:r w:rsidR="0027069D" w:rsidRPr="00993FFF">
        <w:rPr>
          <w:sz w:val="24"/>
          <w:szCs w:val="24"/>
        </w:rPr>
        <w:t xml:space="preserve"> &amp; Thompson-</w:t>
      </w:r>
      <w:proofErr w:type="spellStart"/>
      <w:r w:rsidR="0027069D" w:rsidRPr="00993FFF">
        <w:rPr>
          <w:sz w:val="24"/>
          <w:szCs w:val="24"/>
        </w:rPr>
        <w:t>Schill</w:t>
      </w:r>
      <w:proofErr w:type="spellEnd"/>
      <w:r w:rsidR="0027069D" w:rsidRPr="00993FFF">
        <w:rPr>
          <w:sz w:val="24"/>
          <w:szCs w:val="24"/>
        </w:rPr>
        <w:t>, 2013</w:t>
      </w:r>
      <w:r w:rsidR="0027069D">
        <w:rPr>
          <w:sz w:val="24"/>
          <w:szCs w:val="24"/>
        </w:rPr>
        <w:t xml:space="preserve">), which </w:t>
      </w:r>
      <w:del w:id="63" w:author="Nate Blanco" w:date="2019-09-16T04:19:00Z">
        <w:r w:rsidR="0027069D" w:rsidDel="00B919F8">
          <w:rPr>
            <w:sz w:val="24"/>
            <w:szCs w:val="24"/>
          </w:rPr>
          <w:delText xml:space="preserve">suggests </w:delText>
        </w:r>
      </w:del>
      <w:ins w:id="64" w:author="Nate Blanco" w:date="2019-09-16T04:19:00Z">
        <w:r w:rsidR="00B919F8">
          <w:rPr>
            <w:sz w:val="24"/>
            <w:szCs w:val="24"/>
          </w:rPr>
          <w:t>proposes</w:t>
        </w:r>
        <w:r w:rsidR="00B919F8">
          <w:rPr>
            <w:sz w:val="24"/>
            <w:szCs w:val="24"/>
          </w:rPr>
          <w:t xml:space="preserve"> </w:t>
        </w:r>
      </w:ins>
      <w:r w:rsidR="0027069D">
        <w:rPr>
          <w:sz w:val="24"/>
          <w:szCs w:val="24"/>
        </w:rPr>
        <w:t xml:space="preserve">that </w:t>
      </w:r>
      <w:del w:id="65" w:author="Nate Blanco" w:date="2019-09-12T03:40:00Z">
        <w:r w:rsidR="0027069D" w:rsidDel="00377A2D">
          <w:rPr>
            <w:sz w:val="24"/>
            <w:szCs w:val="24"/>
          </w:rPr>
          <w:delText>lower levels of</w:delText>
        </w:r>
      </w:del>
      <w:ins w:id="66" w:author="Nate Blanco" w:date="2019-09-12T03:40:00Z">
        <w:r w:rsidR="00377A2D">
          <w:rPr>
            <w:sz w:val="24"/>
            <w:szCs w:val="24"/>
          </w:rPr>
          <w:t>less</w:t>
        </w:r>
      </w:ins>
      <w:r w:rsidR="0027069D">
        <w:rPr>
          <w:sz w:val="24"/>
          <w:szCs w:val="24"/>
        </w:rPr>
        <w:t xml:space="preserve"> cognitive control</w:t>
      </w:r>
      <w:r w:rsidR="00383A71">
        <w:rPr>
          <w:sz w:val="24"/>
          <w:szCs w:val="24"/>
        </w:rPr>
        <w:t xml:space="preserve"> may lead to more errors </w:t>
      </w:r>
      <w:del w:id="67" w:author="Nate Blanco" w:date="2019-09-11T02:25:00Z">
        <w:r w:rsidR="00383A71" w:rsidDel="00DE2225">
          <w:rPr>
            <w:sz w:val="24"/>
            <w:szCs w:val="24"/>
          </w:rPr>
          <w:delText xml:space="preserve">in performance </w:delText>
        </w:r>
      </w:del>
      <w:r w:rsidR="00383A71">
        <w:rPr>
          <w:sz w:val="24"/>
          <w:szCs w:val="24"/>
        </w:rPr>
        <w:t>but</w:t>
      </w:r>
      <w:del w:id="68" w:author="Nate Blanco" w:date="2019-09-11T02:25:00Z">
        <w:r w:rsidR="00383A71" w:rsidDel="00DE2225">
          <w:rPr>
            <w:sz w:val="24"/>
            <w:szCs w:val="24"/>
          </w:rPr>
          <w:delText xml:space="preserve"> also</w:delText>
        </w:r>
      </w:del>
      <w:r w:rsidR="00383A71">
        <w:rPr>
          <w:sz w:val="24"/>
          <w:szCs w:val="24"/>
        </w:rPr>
        <w:t xml:space="preserve"> better learning over time</w:t>
      </w:r>
      <w:r w:rsidR="0027069D" w:rsidRPr="00822371">
        <w:rPr>
          <w:sz w:val="24"/>
          <w:szCs w:val="24"/>
        </w:rPr>
        <w:t>.</w:t>
      </w:r>
    </w:p>
    <w:p w14:paraId="37429723" w14:textId="24F8A599" w:rsidR="00460312" w:rsidDel="00DE2225" w:rsidRDefault="00F638C4" w:rsidP="00BB49F5">
      <w:pPr>
        <w:spacing w:line="480" w:lineRule="auto"/>
        <w:ind w:firstLine="720"/>
        <w:rPr>
          <w:del w:id="69" w:author="Nate Blanco" w:date="2019-09-11T02:28:00Z"/>
          <w:sz w:val="24"/>
          <w:szCs w:val="24"/>
        </w:rPr>
      </w:pPr>
      <w:del w:id="70" w:author="Nate Blanco" w:date="2019-09-11T17:27:00Z">
        <w:r w:rsidRPr="00822371" w:rsidDel="00EE373F">
          <w:rPr>
            <w:sz w:val="24"/>
            <w:szCs w:val="24"/>
          </w:rPr>
          <w:delText xml:space="preserve"> </w:delText>
        </w:r>
      </w:del>
      <w:r w:rsidR="00935C6F">
        <w:rPr>
          <w:sz w:val="24"/>
          <w:szCs w:val="24"/>
        </w:rPr>
        <w:t>In other words, distributing</w:t>
      </w:r>
      <w:r w:rsidR="00935C6F" w:rsidRPr="00822371">
        <w:rPr>
          <w:sz w:val="24"/>
          <w:szCs w:val="24"/>
        </w:rPr>
        <w:t xml:space="preserve"> attention</w:t>
      </w:r>
      <w:r w:rsidR="00935C6F">
        <w:rPr>
          <w:sz w:val="24"/>
          <w:szCs w:val="24"/>
        </w:rPr>
        <w:t xml:space="preserve"> </w:t>
      </w:r>
      <w:del w:id="71" w:author="Nate Blanco" w:date="2019-09-11T17:27:00Z">
        <w:r w:rsidR="00935C6F" w:rsidDel="00EE373F">
          <w:rPr>
            <w:sz w:val="24"/>
            <w:szCs w:val="24"/>
          </w:rPr>
          <w:delText>in young children</w:delText>
        </w:r>
        <w:r w:rsidR="00383A71" w:rsidDel="00EE373F">
          <w:rPr>
            <w:sz w:val="24"/>
            <w:szCs w:val="24"/>
          </w:rPr>
          <w:delText xml:space="preserve"> </w:delText>
        </w:r>
      </w:del>
      <w:r w:rsidR="00383A71">
        <w:rPr>
          <w:sz w:val="24"/>
          <w:szCs w:val="24"/>
        </w:rPr>
        <w:t>may</w:t>
      </w:r>
      <w:r w:rsidR="00935C6F" w:rsidRPr="00822371">
        <w:rPr>
          <w:sz w:val="24"/>
          <w:szCs w:val="24"/>
        </w:rPr>
        <w:t xml:space="preserve"> </w:t>
      </w:r>
      <w:r w:rsidR="00BB49F5">
        <w:rPr>
          <w:sz w:val="24"/>
          <w:szCs w:val="24"/>
        </w:rPr>
        <w:t>facilitate</w:t>
      </w:r>
      <w:r w:rsidR="00935C6F" w:rsidRPr="00822371">
        <w:rPr>
          <w:sz w:val="24"/>
          <w:szCs w:val="24"/>
        </w:rPr>
        <w:t xml:space="preserve"> exploration</w:t>
      </w:r>
      <w:r w:rsidR="00935C6F">
        <w:rPr>
          <w:sz w:val="24"/>
          <w:szCs w:val="24"/>
        </w:rPr>
        <w:t>. Recent research suggests that there is</w:t>
      </w:r>
      <w:r w:rsidR="00935C6F" w:rsidRPr="00822371">
        <w:rPr>
          <w:sz w:val="24"/>
          <w:szCs w:val="24"/>
        </w:rPr>
        <w:t xml:space="preserve"> a tight link between attention</w:t>
      </w:r>
      <w:r w:rsidR="000C3621">
        <w:rPr>
          <w:sz w:val="24"/>
          <w:szCs w:val="24"/>
        </w:rPr>
        <w:t xml:space="preserve"> allocation</w:t>
      </w:r>
      <w:r w:rsidR="00935C6F" w:rsidRPr="00822371">
        <w:rPr>
          <w:sz w:val="24"/>
          <w:szCs w:val="24"/>
        </w:rPr>
        <w:t xml:space="preserve"> and </w:t>
      </w:r>
      <w:del w:id="72" w:author="Nate Blanco" w:date="2019-09-11T17:27:00Z">
        <w:r w:rsidR="00935C6F" w:rsidRPr="00822371" w:rsidDel="00EE373F">
          <w:rPr>
            <w:sz w:val="24"/>
            <w:szCs w:val="24"/>
          </w:rPr>
          <w:delText>decision-making</w:delText>
        </w:r>
        <w:r w:rsidR="00935C6F" w:rsidDel="00EE373F">
          <w:rPr>
            <w:sz w:val="24"/>
            <w:szCs w:val="24"/>
          </w:rPr>
          <w:delText xml:space="preserve"> behavior</w:delText>
        </w:r>
        <w:r w:rsidR="00935C6F" w:rsidRPr="00822371" w:rsidDel="00EE373F">
          <w:rPr>
            <w:sz w:val="24"/>
            <w:szCs w:val="24"/>
          </w:rPr>
          <w:delText xml:space="preserve"> </w:delText>
        </w:r>
      </w:del>
      <w:ins w:id="73" w:author="Nate Blanco" w:date="2019-09-11T17:27:00Z">
        <w:r w:rsidR="00EE373F">
          <w:rPr>
            <w:sz w:val="24"/>
            <w:szCs w:val="24"/>
          </w:rPr>
          <w:t xml:space="preserve">choices </w:t>
        </w:r>
      </w:ins>
      <w:r w:rsidR="00935C6F" w:rsidRPr="00822371">
        <w:rPr>
          <w:sz w:val="24"/>
          <w:szCs w:val="24"/>
        </w:rPr>
        <w:t>(</w:t>
      </w:r>
      <w:proofErr w:type="spellStart"/>
      <w:r w:rsidR="00935C6F" w:rsidRPr="00822371">
        <w:rPr>
          <w:sz w:val="24"/>
          <w:szCs w:val="24"/>
        </w:rPr>
        <w:t>Konovalov</w:t>
      </w:r>
      <w:proofErr w:type="spellEnd"/>
      <w:r w:rsidR="00935C6F" w:rsidRPr="00822371">
        <w:rPr>
          <w:sz w:val="24"/>
          <w:szCs w:val="24"/>
        </w:rPr>
        <w:t xml:space="preserve"> &amp; </w:t>
      </w:r>
      <w:proofErr w:type="spellStart"/>
      <w:r w:rsidR="00935C6F" w:rsidRPr="00822371">
        <w:rPr>
          <w:sz w:val="24"/>
          <w:szCs w:val="24"/>
        </w:rPr>
        <w:t>Krajbich</w:t>
      </w:r>
      <w:proofErr w:type="spellEnd"/>
      <w:r w:rsidR="00935C6F" w:rsidRPr="00822371">
        <w:rPr>
          <w:sz w:val="24"/>
          <w:szCs w:val="24"/>
        </w:rPr>
        <w:t>, 2016</w:t>
      </w:r>
      <w:r w:rsidR="003214A5">
        <w:rPr>
          <w:sz w:val="24"/>
          <w:szCs w:val="24"/>
        </w:rPr>
        <w:t xml:space="preserve">; Smith &amp; </w:t>
      </w:r>
      <w:proofErr w:type="spellStart"/>
      <w:r w:rsidR="003214A5">
        <w:rPr>
          <w:sz w:val="24"/>
          <w:szCs w:val="24"/>
        </w:rPr>
        <w:t>Krajbich</w:t>
      </w:r>
      <w:proofErr w:type="spellEnd"/>
      <w:r w:rsidR="003214A5">
        <w:rPr>
          <w:sz w:val="24"/>
          <w:szCs w:val="24"/>
        </w:rPr>
        <w:t>, 2018</w:t>
      </w:r>
      <w:r w:rsidR="00935C6F" w:rsidRPr="00822371">
        <w:rPr>
          <w:sz w:val="24"/>
          <w:szCs w:val="24"/>
        </w:rPr>
        <w:t>)</w:t>
      </w:r>
      <w:r w:rsidR="008233CC">
        <w:rPr>
          <w:sz w:val="24"/>
          <w:szCs w:val="24"/>
        </w:rPr>
        <w:t>, and</w:t>
      </w:r>
      <w:r w:rsidR="00935C6F">
        <w:rPr>
          <w:sz w:val="24"/>
          <w:szCs w:val="24"/>
        </w:rPr>
        <w:t xml:space="preserve"> </w:t>
      </w:r>
      <w:r w:rsidR="008233CC">
        <w:rPr>
          <w:sz w:val="24"/>
          <w:szCs w:val="24"/>
        </w:rPr>
        <w:t>p</w:t>
      </w:r>
      <w:r w:rsidR="00935C6F">
        <w:rPr>
          <w:sz w:val="24"/>
          <w:szCs w:val="24"/>
        </w:rPr>
        <w:t xml:space="preserve">erhaps </w:t>
      </w:r>
      <w:r w:rsidR="00BB49F5">
        <w:rPr>
          <w:sz w:val="24"/>
          <w:szCs w:val="24"/>
        </w:rPr>
        <w:t xml:space="preserve">wider </w:t>
      </w:r>
      <w:r w:rsidR="00935C6F">
        <w:rPr>
          <w:sz w:val="24"/>
          <w:szCs w:val="24"/>
        </w:rPr>
        <w:t>attention</w:t>
      </w:r>
      <w:r w:rsidR="00BB49F5">
        <w:rPr>
          <w:sz w:val="24"/>
          <w:szCs w:val="24"/>
        </w:rPr>
        <w:t xml:space="preserve"> allocation</w:t>
      </w:r>
      <w:r w:rsidR="00935C6F">
        <w:rPr>
          <w:sz w:val="24"/>
          <w:szCs w:val="24"/>
        </w:rPr>
        <w:t xml:space="preserve"> also promotes wider </w:t>
      </w:r>
      <w:r w:rsidR="008D37FA">
        <w:rPr>
          <w:sz w:val="24"/>
          <w:szCs w:val="24"/>
        </w:rPr>
        <w:t xml:space="preserve">distribution in </w:t>
      </w:r>
      <w:r w:rsidR="008233CC">
        <w:rPr>
          <w:sz w:val="24"/>
          <w:szCs w:val="24"/>
        </w:rPr>
        <w:t xml:space="preserve">action </w:t>
      </w:r>
      <w:r w:rsidR="008D37FA">
        <w:rPr>
          <w:sz w:val="24"/>
          <w:szCs w:val="24"/>
        </w:rPr>
        <w:t>selection</w:t>
      </w:r>
      <w:r w:rsidR="00935C6F">
        <w:rPr>
          <w:sz w:val="24"/>
          <w:szCs w:val="24"/>
        </w:rPr>
        <w:t xml:space="preserve">. </w:t>
      </w:r>
    </w:p>
    <w:p w14:paraId="10ACF2E2" w14:textId="7202F218" w:rsidR="005236CC" w:rsidRDefault="004D4972" w:rsidP="00DE2225">
      <w:pPr>
        <w:spacing w:line="480" w:lineRule="auto"/>
        <w:ind w:firstLine="720"/>
        <w:rPr>
          <w:sz w:val="24"/>
          <w:szCs w:val="24"/>
        </w:rPr>
      </w:pPr>
      <w:r>
        <w:rPr>
          <w:sz w:val="24"/>
          <w:szCs w:val="24"/>
        </w:rPr>
        <w:t>There are recent reports indicating</w:t>
      </w:r>
      <w:r w:rsidR="00263BF4">
        <w:rPr>
          <w:sz w:val="24"/>
          <w:szCs w:val="24"/>
        </w:rPr>
        <w:t xml:space="preserve"> that </w:t>
      </w:r>
      <w:r w:rsidR="00C111E8">
        <w:rPr>
          <w:sz w:val="24"/>
          <w:szCs w:val="24"/>
        </w:rPr>
        <w:t>children’s</w:t>
      </w:r>
      <w:r w:rsidR="00263BF4">
        <w:rPr>
          <w:sz w:val="24"/>
          <w:szCs w:val="24"/>
        </w:rPr>
        <w:t xml:space="preserve"> choices </w:t>
      </w:r>
      <w:r>
        <w:rPr>
          <w:sz w:val="24"/>
          <w:szCs w:val="24"/>
        </w:rPr>
        <w:t>are</w:t>
      </w:r>
      <w:r w:rsidR="00263BF4">
        <w:rPr>
          <w:sz w:val="24"/>
          <w:szCs w:val="24"/>
        </w:rPr>
        <w:t>, indeed,</w:t>
      </w:r>
      <w:r w:rsidR="00263BF4" w:rsidRPr="00822371">
        <w:rPr>
          <w:sz w:val="24"/>
          <w:szCs w:val="24"/>
        </w:rPr>
        <w:t xml:space="preserve"> highly exploratory</w:t>
      </w:r>
      <w:r w:rsidR="00263BF4">
        <w:rPr>
          <w:sz w:val="24"/>
          <w:szCs w:val="24"/>
        </w:rPr>
        <w:t xml:space="preserve"> </w:t>
      </w:r>
      <w:r w:rsidR="00263BF4" w:rsidRPr="00822371">
        <w:rPr>
          <w:sz w:val="24"/>
          <w:szCs w:val="24"/>
        </w:rPr>
        <w:t xml:space="preserve">(Blanco &amp; Sloutsky, </w:t>
      </w:r>
      <w:r w:rsidR="0051765A">
        <w:rPr>
          <w:sz w:val="24"/>
          <w:szCs w:val="24"/>
        </w:rPr>
        <w:t xml:space="preserve">2019 </w:t>
      </w:r>
      <w:r w:rsidR="0051765A" w:rsidRPr="00993FFF">
        <w:rPr>
          <w:i/>
          <w:iCs/>
          <w:sz w:val="24"/>
          <w:szCs w:val="24"/>
        </w:rPr>
        <w:t>P</w:t>
      </w:r>
      <w:r w:rsidR="002B19A3" w:rsidRPr="00993FFF">
        <w:rPr>
          <w:i/>
          <w:iCs/>
          <w:sz w:val="24"/>
          <w:szCs w:val="24"/>
          <w:rPrChange w:id="74" w:author="Nate Blanco" w:date="2019-09-11T02:05:00Z">
            <w:rPr>
              <w:i/>
              <w:iCs/>
              <w:sz w:val="24"/>
              <w:szCs w:val="24"/>
              <w:highlight w:val="yellow"/>
            </w:rPr>
          </w:rPrChange>
        </w:rPr>
        <w:t>syArXiv</w:t>
      </w:r>
      <w:r w:rsidR="00C111E8">
        <w:rPr>
          <w:sz w:val="24"/>
          <w:szCs w:val="24"/>
        </w:rPr>
        <w:t>;</w:t>
      </w:r>
      <w:r w:rsidR="00714E80">
        <w:rPr>
          <w:i/>
          <w:iCs/>
          <w:sz w:val="24"/>
          <w:szCs w:val="24"/>
        </w:rPr>
        <w:t xml:space="preserve"> </w:t>
      </w:r>
      <w:r w:rsidR="00714E80">
        <w:rPr>
          <w:sz w:val="24"/>
          <w:szCs w:val="24"/>
        </w:rPr>
        <w:t xml:space="preserve">Sumner et al., 2019 </w:t>
      </w:r>
      <w:r w:rsidR="00714E80">
        <w:rPr>
          <w:i/>
          <w:iCs/>
          <w:sz w:val="24"/>
          <w:szCs w:val="24"/>
        </w:rPr>
        <w:t>PsyArXiv</w:t>
      </w:r>
      <w:r w:rsidR="00C111E8">
        <w:rPr>
          <w:sz w:val="24"/>
          <w:szCs w:val="24"/>
        </w:rPr>
        <w:t xml:space="preserve">; </w:t>
      </w:r>
      <w:r w:rsidR="00C111E8" w:rsidRPr="001101F4">
        <w:rPr>
          <w:sz w:val="24"/>
          <w:szCs w:val="24"/>
        </w:rPr>
        <w:t>Schulz, Wu, Ruggeri,</w:t>
      </w:r>
      <w:r w:rsidR="00C111E8">
        <w:rPr>
          <w:sz w:val="24"/>
          <w:szCs w:val="24"/>
        </w:rPr>
        <w:t xml:space="preserve"> </w:t>
      </w:r>
      <w:r w:rsidR="00C111E8" w:rsidRPr="001101F4">
        <w:rPr>
          <w:sz w:val="24"/>
          <w:szCs w:val="24"/>
        </w:rPr>
        <w:t xml:space="preserve">&amp; </w:t>
      </w:r>
      <w:proofErr w:type="spellStart"/>
      <w:r w:rsidR="00C111E8" w:rsidRPr="001101F4">
        <w:rPr>
          <w:sz w:val="24"/>
          <w:szCs w:val="24"/>
        </w:rPr>
        <w:t>Meder</w:t>
      </w:r>
      <w:proofErr w:type="spellEnd"/>
      <w:r w:rsidR="00C111E8">
        <w:rPr>
          <w:sz w:val="24"/>
          <w:szCs w:val="24"/>
        </w:rPr>
        <w:t xml:space="preserve">, </w:t>
      </w:r>
      <w:r w:rsidR="00C111E8" w:rsidRPr="001101F4">
        <w:rPr>
          <w:sz w:val="24"/>
          <w:szCs w:val="24"/>
        </w:rPr>
        <w:t>2019</w:t>
      </w:r>
      <w:r w:rsidR="00C111E8">
        <w:rPr>
          <w:sz w:val="24"/>
          <w:szCs w:val="24"/>
        </w:rPr>
        <w:t xml:space="preserve"> </w:t>
      </w:r>
      <w:proofErr w:type="spellStart"/>
      <w:r w:rsidR="00C111E8">
        <w:rPr>
          <w:i/>
          <w:iCs/>
          <w:sz w:val="24"/>
          <w:szCs w:val="24"/>
        </w:rPr>
        <w:t>BioRxiv</w:t>
      </w:r>
      <w:proofErr w:type="spellEnd"/>
      <w:r w:rsidR="00263BF4" w:rsidRPr="00822371">
        <w:rPr>
          <w:sz w:val="24"/>
          <w:szCs w:val="24"/>
        </w:rPr>
        <w:t>).</w:t>
      </w:r>
      <w:r w:rsidR="00263BF4">
        <w:rPr>
          <w:sz w:val="24"/>
          <w:szCs w:val="24"/>
        </w:rPr>
        <w:t xml:space="preserve"> Interestingly, children’s exploration also appear</w:t>
      </w:r>
      <w:ins w:id="75" w:author="Nate Blanco" w:date="2019-09-16T03:18:00Z">
        <w:r w:rsidR="000B515B">
          <w:rPr>
            <w:sz w:val="24"/>
            <w:szCs w:val="24"/>
          </w:rPr>
          <w:t>s</w:t>
        </w:r>
      </w:ins>
      <w:del w:id="76" w:author="Nate Blanco" w:date="2019-09-16T03:18:00Z">
        <w:r w:rsidR="00263BF4" w:rsidDel="000B515B">
          <w:rPr>
            <w:sz w:val="24"/>
            <w:szCs w:val="24"/>
          </w:rPr>
          <w:delText>ed</w:delText>
        </w:r>
      </w:del>
      <w:r w:rsidR="00263BF4">
        <w:rPr>
          <w:sz w:val="24"/>
          <w:szCs w:val="24"/>
        </w:rPr>
        <w:t xml:space="preserve"> </w:t>
      </w:r>
      <w:r w:rsidR="004B4AED">
        <w:rPr>
          <w:sz w:val="24"/>
          <w:szCs w:val="24"/>
        </w:rPr>
        <w:t>non-random</w:t>
      </w:r>
      <w:r w:rsidR="00263BF4">
        <w:rPr>
          <w:sz w:val="24"/>
          <w:szCs w:val="24"/>
        </w:rPr>
        <w:t xml:space="preserve">. </w:t>
      </w:r>
      <w:r w:rsidR="003B6F8E">
        <w:rPr>
          <w:sz w:val="24"/>
          <w:szCs w:val="24"/>
        </w:rPr>
        <w:t xml:space="preserve">This is surprising because </w:t>
      </w:r>
      <w:r w:rsidR="00EF7139">
        <w:rPr>
          <w:sz w:val="24"/>
          <w:szCs w:val="24"/>
        </w:rPr>
        <w:t xml:space="preserve">decision-making </w:t>
      </w:r>
      <w:r w:rsidR="003B6F8E">
        <w:rPr>
          <w:sz w:val="24"/>
          <w:szCs w:val="24"/>
        </w:rPr>
        <w:t>r</w:t>
      </w:r>
      <w:r w:rsidR="00263BF4" w:rsidRPr="00822371">
        <w:rPr>
          <w:sz w:val="24"/>
          <w:szCs w:val="24"/>
        </w:rPr>
        <w:t xml:space="preserve">esearch </w:t>
      </w:r>
      <w:r w:rsidR="00C07BC4">
        <w:rPr>
          <w:sz w:val="24"/>
          <w:szCs w:val="24"/>
        </w:rPr>
        <w:t xml:space="preserve">critically distinguishes </w:t>
      </w:r>
      <w:r w:rsidR="00263BF4" w:rsidRPr="00822371">
        <w:rPr>
          <w:sz w:val="24"/>
          <w:szCs w:val="24"/>
        </w:rPr>
        <w:t xml:space="preserve">systematic </w:t>
      </w:r>
      <w:r w:rsidR="00C07BC4">
        <w:rPr>
          <w:sz w:val="24"/>
          <w:szCs w:val="24"/>
        </w:rPr>
        <w:t>from</w:t>
      </w:r>
      <w:r w:rsidR="00263BF4" w:rsidRPr="00822371">
        <w:rPr>
          <w:sz w:val="24"/>
          <w:szCs w:val="24"/>
        </w:rPr>
        <w:t xml:space="preserve"> </w:t>
      </w:r>
      <w:r w:rsidR="00BB49F5">
        <w:rPr>
          <w:sz w:val="24"/>
          <w:szCs w:val="24"/>
        </w:rPr>
        <w:t>random</w:t>
      </w:r>
      <w:r w:rsidR="004B4AED">
        <w:rPr>
          <w:sz w:val="24"/>
          <w:szCs w:val="24"/>
        </w:rPr>
        <w:t xml:space="preserve"> </w:t>
      </w:r>
      <w:r w:rsidR="00263BF4" w:rsidRPr="00822371">
        <w:rPr>
          <w:sz w:val="24"/>
          <w:szCs w:val="24"/>
        </w:rPr>
        <w:t>exploration (</w:t>
      </w:r>
      <w:proofErr w:type="spellStart"/>
      <w:r w:rsidR="00263BF4" w:rsidRPr="00822371">
        <w:rPr>
          <w:sz w:val="24"/>
          <w:szCs w:val="24"/>
        </w:rPr>
        <w:t>Badre</w:t>
      </w:r>
      <w:proofErr w:type="spellEnd"/>
      <w:r w:rsidR="00263BF4" w:rsidRPr="00822371">
        <w:rPr>
          <w:sz w:val="24"/>
          <w:szCs w:val="24"/>
        </w:rPr>
        <w:t xml:space="preserve">, Doll, Long, &amp; Frank, 2012; </w:t>
      </w:r>
      <w:proofErr w:type="spellStart"/>
      <w:r w:rsidR="00263BF4" w:rsidRPr="00822371">
        <w:rPr>
          <w:sz w:val="24"/>
          <w:szCs w:val="24"/>
        </w:rPr>
        <w:t>Daw</w:t>
      </w:r>
      <w:proofErr w:type="spellEnd"/>
      <w:r w:rsidR="00263BF4" w:rsidRPr="00822371">
        <w:rPr>
          <w:sz w:val="24"/>
          <w:szCs w:val="24"/>
        </w:rPr>
        <w:t xml:space="preserve">, </w:t>
      </w:r>
      <w:proofErr w:type="spellStart"/>
      <w:r w:rsidR="00263BF4" w:rsidRPr="00822371">
        <w:rPr>
          <w:sz w:val="24"/>
          <w:szCs w:val="24"/>
        </w:rPr>
        <w:t>O’Doherty</w:t>
      </w:r>
      <w:proofErr w:type="spellEnd"/>
      <w:r w:rsidR="00263BF4" w:rsidRPr="00822371">
        <w:rPr>
          <w:sz w:val="24"/>
          <w:szCs w:val="24"/>
        </w:rPr>
        <w:t xml:space="preserve">, Dayan, Seymour, &amp; Dolan, 2006; Knox, Otto, Stone, &amp; Love, 2012; </w:t>
      </w:r>
      <w:del w:id="77" w:author="Nate Blanco" w:date="2019-09-07T13:23:00Z">
        <w:r w:rsidR="00263BF4" w:rsidRPr="00822371" w:rsidDel="00CC0821">
          <w:rPr>
            <w:sz w:val="24"/>
            <w:szCs w:val="24"/>
          </w:rPr>
          <w:delText xml:space="preserve">Blanco, </w:delText>
        </w:r>
        <w:r w:rsidR="00393786" w:rsidDel="00CC0821">
          <w:rPr>
            <w:sz w:val="24"/>
            <w:szCs w:val="24"/>
          </w:rPr>
          <w:delText>et al.</w:delText>
        </w:r>
        <w:r w:rsidR="00263BF4" w:rsidRPr="00822371" w:rsidDel="00CC0821">
          <w:rPr>
            <w:sz w:val="24"/>
            <w:szCs w:val="24"/>
          </w:rPr>
          <w:delText xml:space="preserve">, 2015; </w:delText>
        </w:r>
      </w:del>
      <w:r w:rsidR="00263BF4" w:rsidRPr="00822371">
        <w:rPr>
          <w:sz w:val="24"/>
          <w:szCs w:val="24"/>
        </w:rPr>
        <w:t xml:space="preserve">Somerville, </w:t>
      </w:r>
      <w:r w:rsidR="00C07BC4">
        <w:rPr>
          <w:sz w:val="24"/>
          <w:szCs w:val="24"/>
        </w:rPr>
        <w:t>et al.</w:t>
      </w:r>
      <w:r w:rsidR="00263BF4">
        <w:rPr>
          <w:sz w:val="24"/>
          <w:szCs w:val="24"/>
        </w:rPr>
        <w:t xml:space="preserve">, 2017), and </w:t>
      </w:r>
      <w:r w:rsidR="003B6F8E">
        <w:rPr>
          <w:sz w:val="24"/>
          <w:szCs w:val="24"/>
        </w:rPr>
        <w:t>converg</w:t>
      </w:r>
      <w:r w:rsidR="003B6F8E" w:rsidRPr="00822371">
        <w:rPr>
          <w:sz w:val="24"/>
          <w:szCs w:val="24"/>
        </w:rPr>
        <w:t xml:space="preserve">ing </w:t>
      </w:r>
      <w:r w:rsidR="00263BF4" w:rsidRPr="00822371">
        <w:rPr>
          <w:sz w:val="24"/>
          <w:szCs w:val="24"/>
        </w:rPr>
        <w:t>evidence suggests a</w:t>
      </w:r>
      <w:r w:rsidR="00263BF4">
        <w:rPr>
          <w:sz w:val="24"/>
          <w:szCs w:val="24"/>
        </w:rPr>
        <w:t xml:space="preserve"> crucial </w:t>
      </w:r>
      <w:r w:rsidR="00263BF4" w:rsidRPr="00822371">
        <w:rPr>
          <w:sz w:val="24"/>
          <w:szCs w:val="24"/>
        </w:rPr>
        <w:t xml:space="preserve">role </w:t>
      </w:r>
      <w:r w:rsidR="00A86066" w:rsidRPr="00A86066">
        <w:rPr>
          <w:sz w:val="24"/>
          <w:szCs w:val="24"/>
        </w:rPr>
        <w:t>of executive control process</w:t>
      </w:r>
      <w:r w:rsidR="00E91AD4">
        <w:rPr>
          <w:sz w:val="24"/>
          <w:szCs w:val="24"/>
        </w:rPr>
        <w:t>es</w:t>
      </w:r>
      <w:r w:rsidR="00A86066" w:rsidRPr="00A86066">
        <w:rPr>
          <w:sz w:val="24"/>
          <w:szCs w:val="24"/>
        </w:rPr>
        <w:t xml:space="preserve"> mediated by prefrontal cortex (PFC)</w:t>
      </w:r>
      <w:r w:rsidR="00263BF4" w:rsidRPr="00822371">
        <w:rPr>
          <w:sz w:val="24"/>
          <w:szCs w:val="24"/>
        </w:rPr>
        <w:t xml:space="preserve"> in </w:t>
      </w:r>
      <w:r w:rsidR="00263BF4">
        <w:rPr>
          <w:sz w:val="24"/>
          <w:szCs w:val="24"/>
        </w:rPr>
        <w:t>systematic</w:t>
      </w:r>
      <w:r w:rsidR="00263BF4" w:rsidRPr="00822371">
        <w:rPr>
          <w:sz w:val="24"/>
          <w:szCs w:val="24"/>
        </w:rPr>
        <w:t xml:space="preserve"> exploration (</w:t>
      </w:r>
      <w:proofErr w:type="spellStart"/>
      <w:r w:rsidR="00263BF4" w:rsidRPr="00822371">
        <w:rPr>
          <w:sz w:val="24"/>
          <w:szCs w:val="24"/>
        </w:rPr>
        <w:t>Badre</w:t>
      </w:r>
      <w:proofErr w:type="spellEnd"/>
      <w:r w:rsidR="00263BF4" w:rsidRPr="00822371">
        <w:rPr>
          <w:sz w:val="24"/>
          <w:szCs w:val="24"/>
        </w:rPr>
        <w:t xml:space="preserve">, Doll, Long, &amp; Frank, 2012; </w:t>
      </w:r>
      <w:del w:id="78" w:author="Nate Blanco" w:date="2019-09-11T17:33:00Z">
        <w:r w:rsidR="00263BF4" w:rsidRPr="00822371" w:rsidDel="00EE373F">
          <w:rPr>
            <w:sz w:val="24"/>
            <w:szCs w:val="24"/>
          </w:rPr>
          <w:delText xml:space="preserve">Frank, Doll, Oas-Terpstra, &amp; Moreno, 2009; </w:delText>
        </w:r>
      </w:del>
      <w:r w:rsidR="00263BF4" w:rsidRPr="00822371">
        <w:rPr>
          <w:sz w:val="24"/>
          <w:szCs w:val="24"/>
        </w:rPr>
        <w:t>Blanco et al., 2015; Otto, Knox, Markman, &amp; Love, 2014).</w:t>
      </w:r>
      <w:r w:rsidR="00263BF4">
        <w:rPr>
          <w:sz w:val="24"/>
          <w:szCs w:val="24"/>
        </w:rPr>
        <w:t xml:space="preserve"> </w:t>
      </w:r>
      <w:r w:rsidR="00A86066" w:rsidRPr="00A86066">
        <w:rPr>
          <w:sz w:val="24"/>
          <w:szCs w:val="24"/>
        </w:rPr>
        <w:t xml:space="preserve">Given the protracted development </w:t>
      </w:r>
      <w:r w:rsidR="00FC66EF">
        <w:rPr>
          <w:sz w:val="24"/>
          <w:szCs w:val="24"/>
        </w:rPr>
        <w:t xml:space="preserve">of </w:t>
      </w:r>
      <w:r w:rsidR="00A86066" w:rsidRPr="00A86066">
        <w:rPr>
          <w:sz w:val="24"/>
          <w:szCs w:val="24"/>
        </w:rPr>
        <w:t xml:space="preserve">cognitive control and PFC (Bunge et al., 2002; Casey, </w:t>
      </w:r>
      <w:proofErr w:type="spellStart"/>
      <w:r w:rsidR="00A86066" w:rsidRPr="00A86066">
        <w:rPr>
          <w:sz w:val="24"/>
          <w:szCs w:val="24"/>
        </w:rPr>
        <w:t>Giedd</w:t>
      </w:r>
      <w:proofErr w:type="spellEnd"/>
      <w:r w:rsidR="00A86066" w:rsidRPr="00A86066">
        <w:rPr>
          <w:sz w:val="24"/>
          <w:szCs w:val="24"/>
        </w:rPr>
        <w:t xml:space="preserve">, &amp; Thomas, 2000; Sowell, et al. 1999), current theories </w:t>
      </w:r>
      <w:ins w:id="79" w:author="Nate Blanco" w:date="2019-09-11T02:33:00Z">
        <w:r w:rsidR="00736110">
          <w:rPr>
            <w:sz w:val="24"/>
            <w:szCs w:val="24"/>
          </w:rPr>
          <w:t>imply</w:t>
        </w:r>
      </w:ins>
      <w:del w:id="80" w:author="Nate Blanco" w:date="2019-09-11T02:33:00Z">
        <w:r w:rsidR="00A86066" w:rsidRPr="00A86066" w:rsidDel="00736110">
          <w:rPr>
            <w:sz w:val="24"/>
            <w:szCs w:val="24"/>
          </w:rPr>
          <w:delText>predict</w:delText>
        </w:r>
      </w:del>
      <w:r w:rsidR="00A86066" w:rsidRPr="00A86066">
        <w:rPr>
          <w:sz w:val="24"/>
          <w:szCs w:val="24"/>
        </w:rPr>
        <w:t xml:space="preserve"> that young children’s exploration should be largely unsystematic</w:t>
      </w:r>
      <w:r w:rsidR="00A86066">
        <w:rPr>
          <w:sz w:val="24"/>
          <w:szCs w:val="24"/>
        </w:rPr>
        <w:t xml:space="preserve"> </w:t>
      </w:r>
      <w:r w:rsidR="00263BF4" w:rsidRPr="00822371">
        <w:rPr>
          <w:sz w:val="24"/>
          <w:szCs w:val="24"/>
        </w:rPr>
        <w:t>(Somerville et al., 2017).</w:t>
      </w:r>
      <w:r w:rsidR="00131343">
        <w:rPr>
          <w:sz w:val="24"/>
          <w:szCs w:val="24"/>
        </w:rPr>
        <w:t xml:space="preserve"> </w:t>
      </w:r>
      <w:r w:rsidR="00FC66EF">
        <w:rPr>
          <w:sz w:val="24"/>
          <w:szCs w:val="24"/>
        </w:rPr>
        <w:t xml:space="preserve">However, </w:t>
      </w:r>
      <w:del w:id="81" w:author="Nate Blanco" w:date="2019-09-11T02:34:00Z">
        <w:r w:rsidR="00FC66EF" w:rsidDel="00736110">
          <w:rPr>
            <w:sz w:val="24"/>
            <w:szCs w:val="24"/>
          </w:rPr>
          <w:delText xml:space="preserve">there is </w:delText>
        </w:r>
      </w:del>
      <w:r w:rsidR="00FC66EF">
        <w:rPr>
          <w:sz w:val="24"/>
          <w:szCs w:val="24"/>
        </w:rPr>
        <w:t xml:space="preserve">recent evidence </w:t>
      </w:r>
      <w:del w:id="82" w:author="Nate Blanco" w:date="2019-09-11T02:34:00Z">
        <w:r w:rsidR="00FC66EF" w:rsidDel="00736110">
          <w:rPr>
            <w:sz w:val="24"/>
            <w:szCs w:val="24"/>
          </w:rPr>
          <w:delText>that</w:delText>
        </w:r>
        <w:r w:rsidR="00A4068E" w:rsidDel="00736110">
          <w:rPr>
            <w:sz w:val="24"/>
            <w:szCs w:val="24"/>
          </w:rPr>
          <w:delText xml:space="preserve"> </w:delText>
        </w:r>
      </w:del>
      <w:ins w:id="83" w:author="Nate Blanco" w:date="2019-09-11T02:34:00Z">
        <w:r w:rsidR="00736110">
          <w:rPr>
            <w:sz w:val="24"/>
            <w:szCs w:val="24"/>
          </w:rPr>
          <w:t xml:space="preserve">suggests </w:t>
        </w:r>
      </w:ins>
      <w:r w:rsidR="00A4068E">
        <w:rPr>
          <w:sz w:val="24"/>
          <w:szCs w:val="24"/>
        </w:rPr>
        <w:t xml:space="preserve">young children </w:t>
      </w:r>
      <w:r w:rsidR="00FC66EF">
        <w:rPr>
          <w:sz w:val="24"/>
          <w:szCs w:val="24"/>
        </w:rPr>
        <w:t>perform</w:t>
      </w:r>
      <w:r w:rsidR="00A4068E">
        <w:rPr>
          <w:sz w:val="24"/>
          <w:szCs w:val="24"/>
        </w:rPr>
        <w:t xml:space="preserve"> </w:t>
      </w:r>
      <w:r w:rsidR="003B05DB">
        <w:rPr>
          <w:sz w:val="24"/>
          <w:szCs w:val="24"/>
        </w:rPr>
        <w:t xml:space="preserve">systematic </w:t>
      </w:r>
      <w:del w:id="84" w:author="Nate Blanco" w:date="2019-09-16T03:21:00Z">
        <w:r w:rsidR="00FC66EF" w:rsidDel="00B40CB8">
          <w:rPr>
            <w:sz w:val="24"/>
            <w:szCs w:val="24"/>
          </w:rPr>
          <w:delText>(</w:delText>
        </w:r>
        <w:r w:rsidR="00080DE2" w:rsidDel="00B40CB8">
          <w:rPr>
            <w:sz w:val="24"/>
            <w:szCs w:val="24"/>
          </w:rPr>
          <w:delText>non-</w:delText>
        </w:r>
        <w:r w:rsidR="00FC66EF" w:rsidDel="00B40CB8">
          <w:rPr>
            <w:sz w:val="24"/>
            <w:szCs w:val="24"/>
          </w:rPr>
          <w:delText xml:space="preserve">random) </w:delText>
        </w:r>
      </w:del>
      <w:r w:rsidR="003B05DB">
        <w:rPr>
          <w:sz w:val="24"/>
          <w:szCs w:val="24"/>
        </w:rPr>
        <w:t>exploration</w:t>
      </w:r>
      <w:r w:rsidR="006B1E62">
        <w:rPr>
          <w:sz w:val="24"/>
          <w:szCs w:val="24"/>
        </w:rPr>
        <w:t xml:space="preserve">, </w:t>
      </w:r>
      <w:r w:rsidR="00FC66EF">
        <w:rPr>
          <w:sz w:val="24"/>
          <w:szCs w:val="24"/>
        </w:rPr>
        <w:t xml:space="preserve">although </w:t>
      </w:r>
      <w:r w:rsidR="00A4068E">
        <w:rPr>
          <w:sz w:val="24"/>
          <w:szCs w:val="24"/>
        </w:rPr>
        <w:t>they</w:t>
      </w:r>
      <w:r w:rsidR="006B1E62">
        <w:rPr>
          <w:sz w:val="24"/>
          <w:szCs w:val="24"/>
        </w:rPr>
        <w:t xml:space="preserve"> may not </w:t>
      </w:r>
      <w:del w:id="85" w:author="Nate Blanco" w:date="2019-09-16T04:25:00Z">
        <w:r w:rsidR="006B1E62" w:rsidDel="00737E7A">
          <w:rPr>
            <w:sz w:val="24"/>
            <w:szCs w:val="24"/>
          </w:rPr>
          <w:delText xml:space="preserve">engage in </w:delText>
        </w:r>
        <w:r w:rsidR="006B1E62" w:rsidRPr="00736110" w:rsidDel="00737E7A">
          <w:rPr>
            <w:sz w:val="24"/>
            <w:szCs w:val="24"/>
          </w:rPr>
          <w:delText>strategic</w:delText>
        </w:r>
        <w:r w:rsidR="006B1E62" w:rsidDel="00737E7A">
          <w:rPr>
            <w:sz w:val="24"/>
            <w:szCs w:val="24"/>
          </w:rPr>
          <w:delText xml:space="preserve"> exploration</w:delText>
        </w:r>
      </w:del>
      <w:ins w:id="86" w:author="Nate Blanco" w:date="2019-09-16T04:25:00Z">
        <w:r w:rsidR="00737E7A">
          <w:rPr>
            <w:sz w:val="24"/>
            <w:szCs w:val="24"/>
          </w:rPr>
          <w:t xml:space="preserve">explore </w:t>
        </w:r>
        <w:r w:rsidR="00737E7A" w:rsidRPr="00971DDB">
          <w:rPr>
            <w:i/>
            <w:iCs/>
            <w:sz w:val="24"/>
            <w:szCs w:val="24"/>
            <w:rPrChange w:id="87" w:author="Nate Blanco" w:date="2019-09-16T04:26:00Z">
              <w:rPr>
                <w:sz w:val="24"/>
                <w:szCs w:val="24"/>
              </w:rPr>
            </w:rPrChange>
          </w:rPr>
          <w:t>strategically</w:t>
        </w:r>
      </w:ins>
      <w:r w:rsidR="006B1E62">
        <w:rPr>
          <w:sz w:val="24"/>
          <w:szCs w:val="24"/>
        </w:rPr>
        <w:t xml:space="preserve"> the way that adults do (Blanco &amp; Sloutsky, 2019 </w:t>
      </w:r>
      <w:r w:rsidR="006B1E62">
        <w:rPr>
          <w:i/>
          <w:iCs/>
          <w:sz w:val="24"/>
          <w:szCs w:val="24"/>
        </w:rPr>
        <w:t>P</w:t>
      </w:r>
      <w:r w:rsidR="002F58C3">
        <w:rPr>
          <w:i/>
          <w:iCs/>
          <w:sz w:val="24"/>
          <w:szCs w:val="24"/>
        </w:rPr>
        <w:t>syArXiv</w:t>
      </w:r>
      <w:r w:rsidR="006B1E62">
        <w:rPr>
          <w:sz w:val="24"/>
          <w:szCs w:val="24"/>
        </w:rPr>
        <w:t xml:space="preserve">). </w:t>
      </w:r>
      <w:ins w:id="88" w:author="Nate Blanco" w:date="2019-09-11T02:38:00Z">
        <w:r w:rsidR="00736110" w:rsidRPr="00736110">
          <w:rPr>
            <w:sz w:val="24"/>
            <w:szCs w:val="24"/>
          </w:rPr>
          <w:t>Specifically, 4-year-olds switched between options at extremely heightened rates, and</w:t>
        </w:r>
      </w:ins>
      <w:ins w:id="89" w:author="Nate Blanco" w:date="2019-09-16T03:20:00Z">
        <w:r w:rsidR="000B515B">
          <w:rPr>
            <w:sz w:val="24"/>
            <w:szCs w:val="24"/>
          </w:rPr>
          <w:t xml:space="preserve"> </w:t>
        </w:r>
      </w:ins>
      <w:ins w:id="90" w:author="Nate Blanco" w:date="2019-09-11T02:38:00Z">
        <w:r w:rsidR="00736110" w:rsidRPr="00736110">
          <w:rPr>
            <w:sz w:val="24"/>
            <w:szCs w:val="24"/>
          </w:rPr>
          <w:t xml:space="preserve">switched more often to less recently selected options, even </w:t>
        </w:r>
      </w:ins>
      <w:ins w:id="91" w:author="Nate Blanco" w:date="2019-09-12T03:42:00Z">
        <w:r w:rsidR="00F325FD">
          <w:rPr>
            <w:sz w:val="24"/>
            <w:szCs w:val="24"/>
          </w:rPr>
          <w:t>when</w:t>
        </w:r>
      </w:ins>
      <w:ins w:id="92" w:author="Nate Blanco" w:date="2019-09-11T02:38:00Z">
        <w:r w:rsidR="00736110" w:rsidRPr="00736110">
          <w:rPr>
            <w:sz w:val="24"/>
            <w:szCs w:val="24"/>
          </w:rPr>
          <w:t xml:space="preserve"> this systematic sampling provided very little information.</w:t>
        </w:r>
      </w:ins>
      <w:del w:id="93" w:author="Nate Blanco" w:date="2019-09-11T02:38:00Z">
        <w:r w:rsidR="005236CC" w:rsidDel="00736110">
          <w:rPr>
            <w:sz w:val="24"/>
            <w:szCs w:val="24"/>
          </w:rPr>
          <w:delText xml:space="preserve">Specifically, </w:delText>
        </w:r>
        <w:r w:rsidR="00ED5ED8" w:rsidDel="00736110">
          <w:rPr>
            <w:sz w:val="24"/>
            <w:szCs w:val="24"/>
          </w:rPr>
          <w:delText>4</w:delText>
        </w:r>
        <w:r w:rsidR="005236CC" w:rsidDel="00736110">
          <w:rPr>
            <w:sz w:val="24"/>
            <w:szCs w:val="24"/>
          </w:rPr>
          <w:delText>-year-olds were found to switch between options at extremely heightened rates, and, critically, were more likely to switch to less recently selected options, even when this systematic sampling provided very little new information.</w:delText>
        </w:r>
      </w:del>
    </w:p>
    <w:p w14:paraId="55EE816C" w14:textId="7D7D74C6" w:rsidR="00131343" w:rsidRDefault="006B1E62" w:rsidP="00080DE2">
      <w:pPr>
        <w:spacing w:line="480" w:lineRule="auto"/>
        <w:ind w:firstLine="720"/>
        <w:rPr>
          <w:sz w:val="24"/>
          <w:szCs w:val="24"/>
        </w:rPr>
      </w:pPr>
      <w:r>
        <w:rPr>
          <w:sz w:val="24"/>
          <w:szCs w:val="24"/>
        </w:rPr>
        <w:lastRenderedPageBreak/>
        <w:t>Th</w:t>
      </w:r>
      <w:r w:rsidR="00080DE2">
        <w:rPr>
          <w:sz w:val="24"/>
          <w:szCs w:val="24"/>
        </w:rPr>
        <w:t>ese findings</w:t>
      </w:r>
      <w:r>
        <w:rPr>
          <w:sz w:val="24"/>
          <w:szCs w:val="24"/>
        </w:rPr>
        <w:t xml:space="preserve"> </w:t>
      </w:r>
      <w:r w:rsidR="00080DE2">
        <w:rPr>
          <w:sz w:val="24"/>
          <w:szCs w:val="24"/>
        </w:rPr>
        <w:t>raise the possibility</w:t>
      </w:r>
      <w:r>
        <w:rPr>
          <w:sz w:val="24"/>
          <w:szCs w:val="24"/>
        </w:rPr>
        <w:t xml:space="preserve"> that</w:t>
      </w:r>
      <w:r w:rsidRPr="00822371">
        <w:rPr>
          <w:sz w:val="24"/>
          <w:szCs w:val="24"/>
        </w:rPr>
        <w:t xml:space="preserve"> </w:t>
      </w:r>
      <w:r>
        <w:rPr>
          <w:sz w:val="24"/>
          <w:szCs w:val="24"/>
        </w:rPr>
        <w:t xml:space="preserve">young children’s systematic </w:t>
      </w:r>
      <w:r w:rsidR="00080DE2">
        <w:rPr>
          <w:sz w:val="24"/>
          <w:szCs w:val="24"/>
        </w:rPr>
        <w:t xml:space="preserve">(i.e., </w:t>
      </w:r>
      <w:r w:rsidR="00080DE2" w:rsidRPr="00993FFF">
        <w:rPr>
          <w:i/>
          <w:sz w:val="24"/>
          <w:szCs w:val="24"/>
        </w:rPr>
        <w:t>non-random</w:t>
      </w:r>
      <w:r w:rsidR="00080DE2">
        <w:rPr>
          <w:sz w:val="24"/>
          <w:szCs w:val="24"/>
        </w:rPr>
        <w:t xml:space="preserve">) </w:t>
      </w:r>
      <w:r>
        <w:rPr>
          <w:sz w:val="24"/>
          <w:szCs w:val="24"/>
        </w:rPr>
        <w:t>exploration is driven by different mechanisms than adults’</w:t>
      </w:r>
      <w:r w:rsidR="00080DE2">
        <w:rPr>
          <w:sz w:val="24"/>
          <w:szCs w:val="24"/>
        </w:rPr>
        <w:t xml:space="preserve"> </w:t>
      </w:r>
      <w:del w:id="94" w:author="Nate Blanco" w:date="2019-09-12T03:42:00Z">
        <w:r w:rsidR="00080DE2" w:rsidDel="00A238BA">
          <w:rPr>
            <w:sz w:val="24"/>
            <w:szCs w:val="24"/>
          </w:rPr>
          <w:delText xml:space="preserve">systematic (i.e., </w:delText>
        </w:r>
      </w:del>
      <w:r w:rsidR="00080DE2" w:rsidRPr="00993FFF">
        <w:rPr>
          <w:i/>
          <w:sz w:val="24"/>
          <w:szCs w:val="24"/>
        </w:rPr>
        <w:t>strategic</w:t>
      </w:r>
      <w:del w:id="95" w:author="Nate Blanco" w:date="2019-09-12T03:42:00Z">
        <w:r w:rsidR="00080DE2" w:rsidDel="00A238BA">
          <w:rPr>
            <w:sz w:val="24"/>
            <w:szCs w:val="24"/>
          </w:rPr>
          <w:delText>)</w:delText>
        </w:r>
      </w:del>
      <w:r w:rsidR="00080DE2">
        <w:rPr>
          <w:sz w:val="24"/>
          <w:szCs w:val="24"/>
        </w:rPr>
        <w:t xml:space="preserve"> exploration</w:t>
      </w:r>
      <w:r>
        <w:rPr>
          <w:sz w:val="24"/>
          <w:szCs w:val="24"/>
        </w:rPr>
        <w:t xml:space="preserve">. </w:t>
      </w:r>
      <w:r w:rsidR="00263BF4">
        <w:rPr>
          <w:sz w:val="24"/>
          <w:szCs w:val="24"/>
        </w:rPr>
        <w:t xml:space="preserve">We </w:t>
      </w:r>
      <w:r w:rsidR="00263BF4" w:rsidRPr="00822371">
        <w:rPr>
          <w:sz w:val="24"/>
          <w:szCs w:val="24"/>
        </w:rPr>
        <w:t xml:space="preserve">hypothesize that </w:t>
      </w:r>
      <w:r w:rsidR="00263BF4">
        <w:rPr>
          <w:sz w:val="24"/>
          <w:szCs w:val="24"/>
        </w:rPr>
        <w:t xml:space="preserve">children’s </w:t>
      </w:r>
      <w:r w:rsidR="00263BF4" w:rsidRPr="00822371">
        <w:rPr>
          <w:sz w:val="24"/>
          <w:szCs w:val="24"/>
        </w:rPr>
        <w:t>exploratory behavior is tied intricately to their immature attention allocation</w:t>
      </w:r>
      <w:r w:rsidR="00243F2D">
        <w:rPr>
          <w:sz w:val="24"/>
          <w:szCs w:val="24"/>
        </w:rPr>
        <w:t>.</w:t>
      </w:r>
      <w:r w:rsidR="00263BF4" w:rsidRPr="00822371">
        <w:rPr>
          <w:sz w:val="24"/>
          <w:szCs w:val="24"/>
        </w:rPr>
        <w:t xml:space="preserve"> </w:t>
      </w:r>
    </w:p>
    <w:p w14:paraId="39E7E45A" w14:textId="77777777" w:rsidR="00B21E72" w:rsidRDefault="00B21E72" w:rsidP="00186E89">
      <w:pPr>
        <w:spacing w:line="480" w:lineRule="auto"/>
        <w:ind w:firstLine="0"/>
        <w:rPr>
          <w:sz w:val="24"/>
          <w:szCs w:val="24"/>
        </w:rPr>
      </w:pPr>
      <w:r>
        <w:rPr>
          <w:i/>
          <w:sz w:val="24"/>
          <w:szCs w:val="24"/>
        </w:rPr>
        <w:t>The Current Study</w:t>
      </w:r>
    </w:p>
    <w:p w14:paraId="10301B8D" w14:textId="627D79AF" w:rsidR="00822371" w:rsidRDefault="00773524" w:rsidP="00CF12E6">
      <w:pPr>
        <w:spacing w:line="480" w:lineRule="auto"/>
        <w:ind w:firstLine="720"/>
        <w:rPr>
          <w:sz w:val="24"/>
          <w:szCs w:val="24"/>
        </w:rPr>
      </w:pPr>
      <w:r>
        <w:rPr>
          <w:sz w:val="24"/>
          <w:szCs w:val="24"/>
        </w:rPr>
        <w:t>The goal of the</w:t>
      </w:r>
      <w:del w:id="96" w:author="Nate Blanco" w:date="2019-09-11T20:02:00Z">
        <w:r w:rsidDel="00DE184D">
          <w:rPr>
            <w:sz w:val="24"/>
            <w:szCs w:val="24"/>
          </w:rPr>
          <w:delText xml:space="preserve"> current</w:delText>
        </w:r>
      </w:del>
      <w:r>
        <w:rPr>
          <w:sz w:val="24"/>
          <w:szCs w:val="24"/>
        </w:rPr>
        <w:t xml:space="preserve"> study </w:t>
      </w:r>
      <w:r w:rsidR="00490104">
        <w:rPr>
          <w:sz w:val="24"/>
          <w:szCs w:val="24"/>
        </w:rPr>
        <w:t>wa</w:t>
      </w:r>
      <w:r>
        <w:rPr>
          <w:sz w:val="24"/>
          <w:szCs w:val="24"/>
        </w:rPr>
        <w:t xml:space="preserve">s </w:t>
      </w:r>
      <w:r w:rsidR="00B05385">
        <w:rPr>
          <w:sz w:val="24"/>
          <w:szCs w:val="24"/>
        </w:rPr>
        <w:t xml:space="preserve">to </w:t>
      </w:r>
      <w:r>
        <w:rPr>
          <w:sz w:val="24"/>
          <w:szCs w:val="24"/>
        </w:rPr>
        <w:t xml:space="preserve">test this </w:t>
      </w:r>
      <w:r w:rsidR="00A37B76">
        <w:rPr>
          <w:sz w:val="24"/>
          <w:szCs w:val="24"/>
        </w:rPr>
        <w:t>idea</w:t>
      </w:r>
      <w:r>
        <w:rPr>
          <w:sz w:val="24"/>
          <w:szCs w:val="24"/>
        </w:rPr>
        <w:t xml:space="preserve"> by </w:t>
      </w:r>
      <w:del w:id="97" w:author="Nate Blanco" w:date="2019-09-12T03:43:00Z">
        <w:r w:rsidDel="004E0BE0">
          <w:rPr>
            <w:sz w:val="24"/>
            <w:szCs w:val="24"/>
          </w:rPr>
          <w:delText xml:space="preserve">systematically </w:delText>
        </w:r>
        <w:r w:rsidR="00130A73" w:rsidDel="004E0BE0">
          <w:rPr>
            <w:sz w:val="24"/>
            <w:szCs w:val="24"/>
          </w:rPr>
          <w:delText>manipulat</w:delText>
        </w:r>
        <w:r w:rsidR="00C85D02" w:rsidDel="004E0BE0">
          <w:rPr>
            <w:sz w:val="24"/>
            <w:szCs w:val="24"/>
          </w:rPr>
          <w:delText>ing</w:delText>
        </w:r>
      </w:del>
      <w:ins w:id="98" w:author="Nate Blanco" w:date="2019-09-12T03:43:00Z">
        <w:r w:rsidR="004E0BE0">
          <w:rPr>
            <w:sz w:val="24"/>
            <w:szCs w:val="24"/>
          </w:rPr>
          <w:t>modulating</w:t>
        </w:r>
      </w:ins>
      <w:r w:rsidR="00130A73">
        <w:rPr>
          <w:sz w:val="24"/>
          <w:szCs w:val="24"/>
        </w:rPr>
        <w:t xml:space="preserve"> attention allocation by </w:t>
      </w:r>
      <w:r>
        <w:rPr>
          <w:sz w:val="24"/>
          <w:szCs w:val="24"/>
        </w:rPr>
        <w:t>manipulating salienc</w:t>
      </w:r>
      <w:r w:rsidR="002B47DF">
        <w:rPr>
          <w:sz w:val="24"/>
          <w:szCs w:val="24"/>
        </w:rPr>
        <w:t>e</w:t>
      </w:r>
      <w:r>
        <w:rPr>
          <w:sz w:val="24"/>
          <w:szCs w:val="24"/>
        </w:rPr>
        <w:t xml:space="preserve"> of a cue linked to a reward. </w:t>
      </w:r>
      <w:r w:rsidR="00CF12E6">
        <w:rPr>
          <w:sz w:val="24"/>
          <w:szCs w:val="24"/>
        </w:rPr>
        <w:t>W</w:t>
      </w:r>
      <w:r w:rsidR="00822371" w:rsidRPr="00822371">
        <w:rPr>
          <w:sz w:val="24"/>
          <w:szCs w:val="24"/>
        </w:rPr>
        <w:t>e presented children</w:t>
      </w:r>
      <w:r w:rsidR="00CF12E6">
        <w:rPr>
          <w:sz w:val="24"/>
          <w:szCs w:val="24"/>
        </w:rPr>
        <w:t xml:space="preserve"> and adults</w:t>
      </w:r>
      <w:r w:rsidR="00822371" w:rsidRPr="00822371">
        <w:rPr>
          <w:sz w:val="24"/>
          <w:szCs w:val="24"/>
        </w:rPr>
        <w:t xml:space="preserve"> with a simple </w:t>
      </w:r>
      <w:del w:id="99" w:author="Nate Blanco" w:date="2019-09-16T03:22:00Z">
        <w:r w:rsidR="00822371" w:rsidRPr="00822371" w:rsidDel="00F37160">
          <w:rPr>
            <w:sz w:val="24"/>
            <w:szCs w:val="24"/>
          </w:rPr>
          <w:delText>reward learning</w:delText>
        </w:r>
      </w:del>
      <w:ins w:id="100" w:author="Nate Blanco" w:date="2019-09-16T03:22:00Z">
        <w:r w:rsidR="00F37160">
          <w:rPr>
            <w:sz w:val="24"/>
            <w:szCs w:val="24"/>
          </w:rPr>
          <w:t>decision-making</w:t>
        </w:r>
      </w:ins>
      <w:r w:rsidR="00822371" w:rsidRPr="00822371">
        <w:rPr>
          <w:sz w:val="24"/>
          <w:szCs w:val="24"/>
        </w:rPr>
        <w:t xml:space="preserve"> task</w:t>
      </w:r>
      <w:r w:rsidR="00756317">
        <w:rPr>
          <w:sz w:val="24"/>
          <w:szCs w:val="24"/>
        </w:rPr>
        <w:t xml:space="preserve"> under three </w:t>
      </w:r>
      <w:r w:rsidR="00106AC2">
        <w:rPr>
          <w:sz w:val="24"/>
          <w:szCs w:val="24"/>
        </w:rPr>
        <w:t>conditions</w:t>
      </w:r>
      <w:del w:id="101" w:author="Nate Blanco" w:date="2019-09-11T02:41:00Z">
        <w:r w:rsidR="00E75D2B" w:rsidDel="001318CB">
          <w:rPr>
            <w:sz w:val="24"/>
            <w:szCs w:val="24"/>
          </w:rPr>
          <w:delText xml:space="preserve"> in order</w:delText>
        </w:r>
      </w:del>
      <w:r w:rsidR="00E75D2B">
        <w:rPr>
          <w:sz w:val="24"/>
          <w:szCs w:val="24"/>
        </w:rPr>
        <w:t xml:space="preserve"> to examine the interplay of attention and </w:t>
      </w:r>
      <w:r w:rsidR="00CF12E6">
        <w:rPr>
          <w:sz w:val="24"/>
          <w:szCs w:val="24"/>
        </w:rPr>
        <w:t>choice patterns</w:t>
      </w:r>
      <w:r w:rsidR="00080DE2">
        <w:rPr>
          <w:sz w:val="24"/>
          <w:szCs w:val="24"/>
        </w:rPr>
        <w:t xml:space="preserve"> across development</w:t>
      </w:r>
      <w:r w:rsidR="00822371" w:rsidRPr="00822371">
        <w:rPr>
          <w:sz w:val="24"/>
          <w:szCs w:val="24"/>
        </w:rPr>
        <w:t xml:space="preserve">. </w:t>
      </w:r>
      <w:r w:rsidR="00E75D2B">
        <w:rPr>
          <w:sz w:val="24"/>
          <w:szCs w:val="24"/>
        </w:rPr>
        <w:t>The conditions differed in terms of the</w:t>
      </w:r>
      <w:r w:rsidR="00106AC2">
        <w:rPr>
          <w:sz w:val="24"/>
          <w:szCs w:val="24"/>
        </w:rPr>
        <w:t xml:space="preserve"> </w:t>
      </w:r>
      <w:r w:rsidR="00106AC2" w:rsidRPr="00822371">
        <w:rPr>
          <w:sz w:val="24"/>
          <w:szCs w:val="24"/>
        </w:rPr>
        <w:t xml:space="preserve">perceptual saliency of stimuli marking the </w:t>
      </w:r>
      <w:r w:rsidR="00106AC2">
        <w:rPr>
          <w:sz w:val="24"/>
          <w:szCs w:val="24"/>
        </w:rPr>
        <w:t>choice o</w:t>
      </w:r>
      <w:r w:rsidR="00106AC2" w:rsidRPr="00822371">
        <w:rPr>
          <w:sz w:val="24"/>
          <w:szCs w:val="24"/>
        </w:rPr>
        <w:t>ption</w:t>
      </w:r>
      <w:r w:rsidR="00122665">
        <w:rPr>
          <w:sz w:val="24"/>
          <w:szCs w:val="24"/>
        </w:rPr>
        <w:t>s:</w:t>
      </w:r>
      <w:r w:rsidR="00BA0B17">
        <w:rPr>
          <w:sz w:val="24"/>
          <w:szCs w:val="24"/>
        </w:rPr>
        <w:t xml:space="preserve"> a </w:t>
      </w:r>
      <w:r w:rsidR="00BA0B17" w:rsidRPr="001D0155">
        <w:rPr>
          <w:i/>
          <w:sz w:val="24"/>
          <w:szCs w:val="24"/>
        </w:rPr>
        <w:t>Baseline</w:t>
      </w:r>
      <w:r w:rsidR="00BA0B17">
        <w:rPr>
          <w:sz w:val="24"/>
          <w:szCs w:val="24"/>
        </w:rPr>
        <w:t xml:space="preserve"> condition where all options were of equal salience, a</w:t>
      </w:r>
      <w:r w:rsidR="00BA0B17" w:rsidRPr="00822371">
        <w:rPr>
          <w:sz w:val="24"/>
          <w:szCs w:val="24"/>
        </w:rPr>
        <w:t xml:space="preserve"> </w:t>
      </w:r>
      <w:r w:rsidR="00BA0B17">
        <w:rPr>
          <w:i/>
          <w:sz w:val="24"/>
          <w:szCs w:val="24"/>
        </w:rPr>
        <w:t>C</w:t>
      </w:r>
      <w:r w:rsidR="00BA0B17" w:rsidRPr="00822371">
        <w:rPr>
          <w:i/>
          <w:sz w:val="24"/>
          <w:szCs w:val="24"/>
        </w:rPr>
        <w:t xml:space="preserve">ompetition </w:t>
      </w:r>
      <w:r w:rsidR="00BA0B17" w:rsidRPr="00822371">
        <w:rPr>
          <w:sz w:val="24"/>
          <w:szCs w:val="24"/>
        </w:rPr>
        <w:t xml:space="preserve">condition </w:t>
      </w:r>
      <w:r w:rsidR="00BA0B17">
        <w:rPr>
          <w:sz w:val="24"/>
          <w:szCs w:val="24"/>
        </w:rPr>
        <w:t xml:space="preserve">where </w:t>
      </w:r>
      <w:ins w:id="102" w:author="Nate Blanco" w:date="2019-09-11T02:42:00Z">
        <w:r w:rsidR="001318CB">
          <w:rPr>
            <w:sz w:val="24"/>
            <w:szCs w:val="24"/>
          </w:rPr>
          <w:t>a</w:t>
        </w:r>
      </w:ins>
      <w:del w:id="103" w:author="Nate Blanco" w:date="2019-09-11T02:42:00Z">
        <w:r w:rsidR="00BA0B17" w:rsidRPr="00822371" w:rsidDel="001318CB">
          <w:rPr>
            <w:sz w:val="24"/>
            <w:szCs w:val="24"/>
          </w:rPr>
          <w:delText>the</w:delText>
        </w:r>
      </w:del>
      <w:r w:rsidR="00BA0B17" w:rsidRPr="00822371">
        <w:rPr>
          <w:sz w:val="24"/>
          <w:szCs w:val="24"/>
        </w:rPr>
        <w:t xml:space="preserve"> salient option </w:t>
      </w:r>
      <w:r w:rsidR="00BA0B17">
        <w:rPr>
          <w:sz w:val="24"/>
          <w:szCs w:val="24"/>
        </w:rPr>
        <w:t>was mapped to</w:t>
      </w:r>
      <w:r w:rsidR="00BA0B17" w:rsidRPr="00822371">
        <w:rPr>
          <w:sz w:val="24"/>
          <w:szCs w:val="24"/>
        </w:rPr>
        <w:t xml:space="preserve"> the lowest reward</w:t>
      </w:r>
      <w:r w:rsidR="00BA0B17">
        <w:rPr>
          <w:sz w:val="24"/>
          <w:szCs w:val="24"/>
        </w:rPr>
        <w:t xml:space="preserve"> (</w:t>
      </w:r>
      <w:r w:rsidR="00BA0B17" w:rsidRPr="00822371">
        <w:rPr>
          <w:sz w:val="24"/>
          <w:szCs w:val="24"/>
        </w:rPr>
        <w:t xml:space="preserve">putting reward-seeking and </w:t>
      </w:r>
      <w:r w:rsidR="00BA0B17">
        <w:rPr>
          <w:sz w:val="24"/>
          <w:szCs w:val="24"/>
        </w:rPr>
        <w:t>salience</w:t>
      </w:r>
      <w:r w:rsidR="00BA0B17" w:rsidRPr="00822371">
        <w:rPr>
          <w:sz w:val="24"/>
          <w:szCs w:val="24"/>
        </w:rPr>
        <w:t xml:space="preserve"> in competition</w:t>
      </w:r>
      <w:r w:rsidR="00BA0B17">
        <w:rPr>
          <w:sz w:val="24"/>
          <w:szCs w:val="24"/>
        </w:rPr>
        <w:t>), and</w:t>
      </w:r>
      <w:r w:rsidR="00122665">
        <w:rPr>
          <w:sz w:val="24"/>
          <w:szCs w:val="24"/>
        </w:rPr>
        <w:t xml:space="preserve"> a</w:t>
      </w:r>
      <w:r w:rsidR="00822371" w:rsidRPr="00822371">
        <w:rPr>
          <w:sz w:val="24"/>
          <w:szCs w:val="24"/>
        </w:rPr>
        <w:t xml:space="preserve"> </w:t>
      </w:r>
      <w:r w:rsidR="00475171">
        <w:rPr>
          <w:i/>
          <w:sz w:val="24"/>
          <w:szCs w:val="24"/>
        </w:rPr>
        <w:t>C</w:t>
      </w:r>
      <w:r w:rsidR="00822371" w:rsidRPr="00822371">
        <w:rPr>
          <w:i/>
          <w:sz w:val="24"/>
          <w:szCs w:val="24"/>
        </w:rPr>
        <w:t xml:space="preserve">ongruent </w:t>
      </w:r>
      <w:r w:rsidR="00822371" w:rsidRPr="00822371">
        <w:rPr>
          <w:sz w:val="24"/>
          <w:szCs w:val="24"/>
        </w:rPr>
        <w:t xml:space="preserve">condition </w:t>
      </w:r>
      <w:r w:rsidR="00122665">
        <w:rPr>
          <w:sz w:val="24"/>
          <w:szCs w:val="24"/>
        </w:rPr>
        <w:t xml:space="preserve">where </w:t>
      </w:r>
      <w:ins w:id="104" w:author="Nate Blanco" w:date="2019-09-11T02:42:00Z">
        <w:r w:rsidR="001318CB">
          <w:rPr>
            <w:sz w:val="24"/>
            <w:szCs w:val="24"/>
          </w:rPr>
          <w:t>the</w:t>
        </w:r>
      </w:ins>
      <w:del w:id="105" w:author="Nate Blanco" w:date="2019-09-11T02:42:00Z">
        <w:r w:rsidR="00122665" w:rsidDel="001318CB">
          <w:rPr>
            <w:sz w:val="24"/>
            <w:szCs w:val="24"/>
          </w:rPr>
          <w:delText>a highly</w:delText>
        </w:r>
      </w:del>
      <w:r w:rsidR="00822371" w:rsidRPr="00822371">
        <w:rPr>
          <w:sz w:val="24"/>
          <w:szCs w:val="24"/>
        </w:rPr>
        <w:t xml:space="preserve"> salient option was</w:t>
      </w:r>
      <w:r w:rsidR="00B50201">
        <w:rPr>
          <w:sz w:val="24"/>
          <w:szCs w:val="24"/>
        </w:rPr>
        <w:t xml:space="preserve"> mapped to</w:t>
      </w:r>
      <w:r w:rsidR="00822371" w:rsidRPr="00822371">
        <w:rPr>
          <w:sz w:val="24"/>
          <w:szCs w:val="24"/>
        </w:rPr>
        <w:t xml:space="preserve"> the </w:t>
      </w:r>
      <w:del w:id="106" w:author="Nate Blanco" w:date="2019-09-16T03:33:00Z">
        <w:r w:rsidR="00122665" w:rsidDel="00CD3E22">
          <w:rPr>
            <w:sz w:val="24"/>
            <w:szCs w:val="24"/>
          </w:rPr>
          <w:delText>most rewarding</w:delText>
        </w:r>
        <w:r w:rsidR="008C7A24" w:rsidDel="00CD3E22">
          <w:rPr>
            <w:sz w:val="24"/>
            <w:szCs w:val="24"/>
          </w:rPr>
          <w:delText xml:space="preserve"> optio</w:delText>
        </w:r>
        <w:r w:rsidR="00BA0B17" w:rsidDel="00CD3E22">
          <w:rPr>
            <w:sz w:val="24"/>
            <w:szCs w:val="24"/>
          </w:rPr>
          <w:delText>n</w:delText>
        </w:r>
      </w:del>
      <w:ins w:id="107" w:author="Nate Blanco" w:date="2019-09-16T03:33:00Z">
        <w:r w:rsidR="00CD3E22">
          <w:rPr>
            <w:sz w:val="24"/>
            <w:szCs w:val="24"/>
          </w:rPr>
          <w:t>highest reward</w:t>
        </w:r>
      </w:ins>
      <w:r w:rsidR="00822371" w:rsidRPr="00822371">
        <w:rPr>
          <w:sz w:val="24"/>
          <w:szCs w:val="24"/>
        </w:rPr>
        <w:t xml:space="preserve">. </w:t>
      </w:r>
    </w:p>
    <w:p w14:paraId="209DB54F" w14:textId="295219B5" w:rsidR="00EA368D" w:rsidRDefault="00CF12E6" w:rsidP="001318CB">
      <w:pPr>
        <w:spacing w:line="480" w:lineRule="auto"/>
        <w:ind w:firstLine="720"/>
        <w:rPr>
          <w:ins w:id="108" w:author="Nate Blanco" w:date="2019-09-08T03:29:00Z"/>
          <w:sz w:val="24"/>
          <w:szCs w:val="24"/>
        </w:rPr>
      </w:pPr>
      <w:r>
        <w:rPr>
          <w:sz w:val="24"/>
          <w:szCs w:val="24"/>
        </w:rPr>
        <w:t xml:space="preserve">Our hypothesis was that children’s </w:t>
      </w:r>
      <w:r w:rsidR="00D14AD5">
        <w:rPr>
          <w:sz w:val="24"/>
          <w:szCs w:val="24"/>
        </w:rPr>
        <w:t>tendency</w:t>
      </w:r>
      <w:r>
        <w:rPr>
          <w:sz w:val="24"/>
          <w:szCs w:val="24"/>
        </w:rPr>
        <w:t xml:space="preserve"> </w:t>
      </w:r>
      <w:r w:rsidR="00D14AD5">
        <w:rPr>
          <w:sz w:val="24"/>
          <w:szCs w:val="24"/>
        </w:rPr>
        <w:t xml:space="preserve">to </w:t>
      </w:r>
      <w:r>
        <w:rPr>
          <w:sz w:val="24"/>
          <w:szCs w:val="24"/>
        </w:rPr>
        <w:t xml:space="preserve">distribute attention promotes distributing choices </w:t>
      </w:r>
      <w:r w:rsidR="00080DE2">
        <w:rPr>
          <w:sz w:val="24"/>
          <w:szCs w:val="24"/>
        </w:rPr>
        <w:t xml:space="preserve">across </w:t>
      </w:r>
      <w:r w:rsidR="00BF79E6">
        <w:rPr>
          <w:sz w:val="24"/>
          <w:szCs w:val="24"/>
        </w:rPr>
        <w:t>available</w:t>
      </w:r>
      <w:r w:rsidR="00080DE2">
        <w:rPr>
          <w:sz w:val="24"/>
          <w:szCs w:val="24"/>
        </w:rPr>
        <w:t xml:space="preserve"> options. </w:t>
      </w:r>
      <w:r w:rsidR="00694255">
        <w:rPr>
          <w:sz w:val="24"/>
          <w:szCs w:val="24"/>
        </w:rPr>
        <w:t>In the same way that attention shifts over time and is less likely to return to recently focused items, less recently chosen or attended options may become increasingly appealing over time. This tendency, therefore, may enable systematic (i.e., non-random) exploration</w:t>
      </w:r>
      <w:del w:id="109" w:author="Nate Blanco" w:date="2019-09-11T17:37:00Z">
        <w:r w:rsidR="00694255" w:rsidDel="00336608">
          <w:rPr>
            <w:sz w:val="24"/>
            <w:szCs w:val="24"/>
          </w:rPr>
          <w:delText xml:space="preserve"> in the Baseline condition</w:delText>
        </w:r>
      </w:del>
      <w:r w:rsidR="00694255">
        <w:rPr>
          <w:sz w:val="24"/>
          <w:szCs w:val="24"/>
        </w:rPr>
        <w:t>. In adults</w:t>
      </w:r>
      <w:r w:rsidR="00B159E5">
        <w:rPr>
          <w:sz w:val="24"/>
          <w:szCs w:val="24"/>
        </w:rPr>
        <w:t>, the decision</w:t>
      </w:r>
      <w:r w:rsidR="00694255">
        <w:rPr>
          <w:sz w:val="24"/>
          <w:szCs w:val="24"/>
        </w:rPr>
        <w:t xml:space="preserve"> process is </w:t>
      </w:r>
      <w:ins w:id="110" w:author="Nate Blanco" w:date="2019-09-11T02:50:00Z">
        <w:r w:rsidR="00B415C7">
          <w:rPr>
            <w:sz w:val="24"/>
            <w:szCs w:val="24"/>
          </w:rPr>
          <w:t xml:space="preserve">instead </w:t>
        </w:r>
      </w:ins>
      <w:del w:id="111" w:author="Nate Blanco" w:date="2019-09-12T03:48:00Z">
        <w:r w:rsidR="00B159E5" w:rsidDel="00E91079">
          <w:rPr>
            <w:sz w:val="24"/>
            <w:szCs w:val="24"/>
          </w:rPr>
          <w:delText>tied to</w:delText>
        </w:r>
      </w:del>
      <w:ins w:id="112" w:author="Nate Blanco" w:date="2019-09-12T03:48:00Z">
        <w:r w:rsidR="00E91079">
          <w:rPr>
            <w:sz w:val="24"/>
            <w:szCs w:val="24"/>
          </w:rPr>
          <w:t>associated with</w:t>
        </w:r>
      </w:ins>
      <w:r w:rsidR="00694255">
        <w:rPr>
          <w:sz w:val="24"/>
          <w:szCs w:val="24"/>
        </w:rPr>
        <w:t xml:space="preserve"> </w:t>
      </w:r>
      <w:del w:id="113" w:author="Nate Blanco" w:date="2019-09-11T02:50:00Z">
        <w:r w:rsidR="00694255" w:rsidDel="008724B1">
          <w:rPr>
            <w:sz w:val="24"/>
            <w:szCs w:val="24"/>
          </w:rPr>
          <w:delText>focusing on</w:delText>
        </w:r>
      </w:del>
      <w:ins w:id="114" w:author="Nate Blanco" w:date="2019-09-11T02:50:00Z">
        <w:r w:rsidR="008724B1">
          <w:rPr>
            <w:sz w:val="24"/>
            <w:szCs w:val="24"/>
          </w:rPr>
          <w:t>selective attention to</w:t>
        </w:r>
      </w:ins>
      <w:r w:rsidR="00694255">
        <w:rPr>
          <w:sz w:val="24"/>
          <w:szCs w:val="24"/>
        </w:rPr>
        <w:t xml:space="preserve"> highly rewarding options</w:t>
      </w:r>
      <w:del w:id="115" w:author="Nate Blanco" w:date="2019-09-11T02:50:00Z">
        <w:r w:rsidR="00694255" w:rsidDel="00B415C7">
          <w:rPr>
            <w:sz w:val="24"/>
            <w:szCs w:val="24"/>
          </w:rPr>
          <w:delText xml:space="preserve">, while children continue shifting attention (and choices) rather than </w:delText>
        </w:r>
        <w:r w:rsidR="00B159E5" w:rsidDel="00B415C7">
          <w:rPr>
            <w:sz w:val="24"/>
            <w:szCs w:val="24"/>
          </w:rPr>
          <w:delText>attending</w:delText>
        </w:r>
        <w:r w:rsidR="00694255" w:rsidDel="00B415C7">
          <w:rPr>
            <w:sz w:val="24"/>
            <w:szCs w:val="24"/>
          </w:rPr>
          <w:delText xml:space="preserve"> selectively.</w:delText>
        </w:r>
      </w:del>
      <w:ins w:id="116" w:author="Nate Blanco" w:date="2019-09-11T02:50:00Z">
        <w:r w:rsidR="00B415C7">
          <w:rPr>
            <w:sz w:val="24"/>
            <w:szCs w:val="24"/>
          </w:rPr>
          <w:t>.</w:t>
        </w:r>
      </w:ins>
      <w:r w:rsidR="00694255">
        <w:rPr>
          <w:sz w:val="24"/>
          <w:szCs w:val="24"/>
        </w:rPr>
        <w:t xml:space="preserve"> </w:t>
      </w:r>
    </w:p>
    <w:p w14:paraId="5D415D4E" w14:textId="505A3C0D" w:rsidR="00517662" w:rsidDel="00A5594E" w:rsidRDefault="00A5594E" w:rsidP="00517662">
      <w:pPr>
        <w:spacing w:line="480" w:lineRule="auto"/>
        <w:ind w:firstLine="720"/>
        <w:rPr>
          <w:moveFrom w:id="117" w:author="Nate Blanco" w:date="2019-09-11T17:41:00Z"/>
          <w:sz w:val="24"/>
          <w:szCs w:val="24"/>
        </w:rPr>
      </w:pPr>
      <w:ins w:id="118" w:author="Nate Blanco" w:date="2019-09-11T17:42:00Z">
        <w:r>
          <w:rPr>
            <w:sz w:val="24"/>
            <w:szCs w:val="24"/>
          </w:rPr>
          <w:t>W</w:t>
        </w:r>
      </w:ins>
      <w:ins w:id="119" w:author="Nate Blanco" w:date="2019-09-11T17:39:00Z">
        <w:r>
          <w:rPr>
            <w:sz w:val="24"/>
            <w:szCs w:val="24"/>
          </w:rPr>
          <w:t xml:space="preserve">e predicted that most children </w:t>
        </w:r>
      </w:ins>
      <w:moveFromRangeStart w:id="120" w:author="Nate Blanco" w:date="2019-09-11T17:41:00Z" w:name="move19115949"/>
      <w:moveFrom w:id="121" w:author="Nate Blanco" w:date="2019-09-11T17:41:00Z">
        <w:r w:rsidR="00EA368D" w:rsidDel="00A5594E">
          <w:rPr>
            <w:sz w:val="24"/>
            <w:szCs w:val="24"/>
          </w:rPr>
          <w:t>Therefore</w:t>
        </w:r>
        <w:r w:rsidR="00517662" w:rsidDel="00A5594E">
          <w:rPr>
            <w:sz w:val="24"/>
            <w:szCs w:val="24"/>
          </w:rPr>
          <w:t>, i</w:t>
        </w:r>
        <w:r w:rsidR="00CF12E6" w:rsidDel="00A5594E">
          <w:rPr>
            <w:sz w:val="24"/>
            <w:szCs w:val="24"/>
          </w:rPr>
          <w:t xml:space="preserve">f altering </w:t>
        </w:r>
        <w:r w:rsidR="00EA368D" w:rsidDel="00A5594E">
          <w:rPr>
            <w:sz w:val="24"/>
            <w:szCs w:val="24"/>
          </w:rPr>
          <w:t xml:space="preserve">children’s </w:t>
        </w:r>
        <w:r w:rsidR="00CF12E6" w:rsidDel="00A5594E">
          <w:rPr>
            <w:sz w:val="24"/>
            <w:szCs w:val="24"/>
          </w:rPr>
          <w:t xml:space="preserve">attentional pattern through bottom-up capture of attention also </w:t>
        </w:r>
        <w:r w:rsidR="00517662" w:rsidDel="00A5594E">
          <w:rPr>
            <w:sz w:val="24"/>
            <w:szCs w:val="24"/>
          </w:rPr>
          <w:t>affects</w:t>
        </w:r>
        <w:r w:rsidR="00CF12E6" w:rsidDel="00A5594E">
          <w:rPr>
            <w:sz w:val="24"/>
            <w:szCs w:val="24"/>
          </w:rPr>
          <w:t xml:space="preserve"> exploratory behavior, we would be able to infer a strong connection between attention and exploratory behavior early in development. In contrast, if attention is not a causal factor in</w:t>
        </w:r>
        <w:r w:rsidR="003B05C4" w:rsidDel="00A5594E">
          <w:rPr>
            <w:sz w:val="24"/>
            <w:szCs w:val="24"/>
          </w:rPr>
          <w:t xml:space="preserve"> children’s</w:t>
        </w:r>
        <w:r w:rsidR="00CF12E6" w:rsidDel="00A5594E">
          <w:rPr>
            <w:sz w:val="24"/>
            <w:szCs w:val="24"/>
          </w:rPr>
          <w:t xml:space="preserve"> exploratory behavior, manipulating attention should lead to little or no change in </w:t>
        </w:r>
        <w:r w:rsidR="003B05C4" w:rsidDel="00A5594E">
          <w:rPr>
            <w:sz w:val="24"/>
            <w:szCs w:val="24"/>
          </w:rPr>
          <w:t xml:space="preserve">their choices. </w:t>
        </w:r>
      </w:moveFrom>
    </w:p>
    <w:moveFromRangeEnd w:id="120"/>
    <w:p w14:paraId="044E6736" w14:textId="1B5CC296" w:rsidR="00A5594E" w:rsidDel="00A5594E" w:rsidRDefault="006A53ED" w:rsidP="00A5594E">
      <w:pPr>
        <w:spacing w:line="480" w:lineRule="auto"/>
        <w:ind w:firstLine="720"/>
        <w:rPr>
          <w:del w:id="122" w:author="Nate Blanco" w:date="2019-09-11T17:42:00Z"/>
          <w:moveTo w:id="123" w:author="Nate Blanco" w:date="2019-09-11T17:41:00Z"/>
          <w:sz w:val="24"/>
          <w:szCs w:val="24"/>
        </w:rPr>
      </w:pPr>
      <w:del w:id="124" w:author="Nate Blanco" w:date="2019-09-11T17:39:00Z">
        <w:r w:rsidDel="00A5594E">
          <w:rPr>
            <w:sz w:val="24"/>
            <w:szCs w:val="24"/>
          </w:rPr>
          <w:delText>More specifically,</w:delText>
        </w:r>
      </w:del>
      <w:del w:id="125" w:author="Nate Blanco" w:date="2019-09-11T17:41:00Z">
        <w:r w:rsidDel="00A5594E">
          <w:rPr>
            <w:sz w:val="24"/>
            <w:szCs w:val="24"/>
          </w:rPr>
          <w:delText xml:space="preserve"> </w:delText>
        </w:r>
      </w:del>
      <w:r>
        <w:rPr>
          <w:sz w:val="24"/>
          <w:szCs w:val="24"/>
        </w:rPr>
        <w:t xml:space="preserve">in the Baseline condition </w:t>
      </w:r>
      <w:del w:id="126" w:author="Nate Blanco" w:date="2019-09-11T17:39:00Z">
        <w:r w:rsidDel="00A5594E">
          <w:rPr>
            <w:sz w:val="24"/>
            <w:szCs w:val="24"/>
          </w:rPr>
          <w:delText xml:space="preserve">we predicted that most children </w:delText>
        </w:r>
      </w:del>
      <w:r>
        <w:rPr>
          <w:sz w:val="24"/>
          <w:szCs w:val="24"/>
        </w:rPr>
        <w:t xml:space="preserve">would engage in systematic </w:t>
      </w:r>
      <w:del w:id="127" w:author="Nate Blanco" w:date="2019-09-11T17:37:00Z">
        <w:r w:rsidDel="00336608">
          <w:rPr>
            <w:sz w:val="24"/>
            <w:szCs w:val="24"/>
          </w:rPr>
          <w:delText>choice patterns</w:delText>
        </w:r>
      </w:del>
      <w:ins w:id="128" w:author="Nate Blanco" w:date="2019-09-11T17:37:00Z">
        <w:r w:rsidR="00336608">
          <w:rPr>
            <w:sz w:val="24"/>
            <w:szCs w:val="24"/>
          </w:rPr>
          <w:t>exploration</w:t>
        </w:r>
      </w:ins>
      <w:r>
        <w:rPr>
          <w:sz w:val="24"/>
          <w:szCs w:val="24"/>
        </w:rPr>
        <w:t xml:space="preserve"> (Blanco &amp; Sloutsky, 2019 </w:t>
      </w:r>
      <w:r>
        <w:rPr>
          <w:i/>
          <w:iCs/>
          <w:sz w:val="24"/>
          <w:szCs w:val="24"/>
        </w:rPr>
        <w:t>P</w:t>
      </w:r>
      <w:r w:rsidR="006E7708">
        <w:rPr>
          <w:i/>
          <w:iCs/>
          <w:sz w:val="24"/>
          <w:szCs w:val="24"/>
        </w:rPr>
        <w:t>syArXiv</w:t>
      </w:r>
      <w:r>
        <w:rPr>
          <w:sz w:val="24"/>
          <w:szCs w:val="24"/>
        </w:rPr>
        <w:t xml:space="preserve">), with few children exploiting the </w:t>
      </w:r>
      <w:r w:rsidR="00F45054">
        <w:rPr>
          <w:sz w:val="24"/>
          <w:szCs w:val="24"/>
        </w:rPr>
        <w:t>best</w:t>
      </w:r>
      <w:r>
        <w:rPr>
          <w:sz w:val="24"/>
          <w:szCs w:val="24"/>
        </w:rPr>
        <w:t xml:space="preserve"> option. </w:t>
      </w:r>
      <w:moveToRangeStart w:id="129" w:author="Nate Blanco" w:date="2019-09-11T17:41:00Z" w:name="move19115949"/>
      <w:moveTo w:id="130" w:author="Nate Blanco" w:date="2019-09-11T17:41:00Z">
        <w:del w:id="131" w:author="Nate Blanco" w:date="2019-09-11T17:41:00Z">
          <w:r w:rsidR="00A5594E" w:rsidDel="00A5594E">
            <w:rPr>
              <w:sz w:val="24"/>
              <w:szCs w:val="24"/>
            </w:rPr>
            <w:delText>Therefore,</w:delText>
          </w:r>
        </w:del>
      </w:moveTo>
      <w:ins w:id="132" w:author="Nate Blanco" w:date="2019-09-11T17:41:00Z">
        <w:r w:rsidR="00A5594E">
          <w:rPr>
            <w:sz w:val="24"/>
            <w:szCs w:val="24"/>
          </w:rPr>
          <w:t>I</w:t>
        </w:r>
      </w:ins>
      <w:moveTo w:id="133" w:author="Nate Blanco" w:date="2019-09-11T17:41:00Z">
        <w:del w:id="134" w:author="Nate Blanco" w:date="2019-09-11T17:41:00Z">
          <w:r w:rsidR="00A5594E" w:rsidDel="00A5594E">
            <w:rPr>
              <w:sz w:val="24"/>
              <w:szCs w:val="24"/>
            </w:rPr>
            <w:delText xml:space="preserve"> i</w:delText>
          </w:r>
        </w:del>
        <w:r w:rsidR="00A5594E">
          <w:rPr>
            <w:sz w:val="24"/>
            <w:szCs w:val="24"/>
          </w:rPr>
          <w:t xml:space="preserve">f altering children’s attentional pattern through bottom-up capture of attention also affects exploratory behavior, we </w:t>
        </w:r>
        <w:del w:id="135" w:author="Nate Blanco" w:date="2019-09-11T17:42:00Z">
          <w:r w:rsidR="00A5594E" w:rsidDel="00A5594E">
            <w:rPr>
              <w:sz w:val="24"/>
              <w:szCs w:val="24"/>
            </w:rPr>
            <w:delText>would be able to</w:delText>
          </w:r>
        </w:del>
      </w:moveTo>
      <w:ins w:id="136" w:author="Nate Blanco" w:date="2019-09-11T17:42:00Z">
        <w:r w:rsidR="00A5594E">
          <w:rPr>
            <w:sz w:val="24"/>
            <w:szCs w:val="24"/>
          </w:rPr>
          <w:t>can</w:t>
        </w:r>
      </w:ins>
      <w:moveTo w:id="137" w:author="Nate Blanco" w:date="2019-09-11T17:41:00Z">
        <w:r w:rsidR="00A5594E">
          <w:rPr>
            <w:sz w:val="24"/>
            <w:szCs w:val="24"/>
          </w:rPr>
          <w:t xml:space="preserve"> infer a strong connection between attention and exploratory behavior early in development. In contrast, if attention is not a causal factor in children’s exploratory </w:t>
        </w:r>
        <w:r w:rsidR="00A5594E">
          <w:rPr>
            <w:sz w:val="24"/>
            <w:szCs w:val="24"/>
          </w:rPr>
          <w:lastRenderedPageBreak/>
          <w:t xml:space="preserve">behavior, manipulating attention should lead to little or no change in their choices. </w:t>
        </w:r>
      </w:moveTo>
    </w:p>
    <w:moveToRangeEnd w:id="129"/>
    <w:p w14:paraId="662EF0C7" w14:textId="3E35EDD9" w:rsidR="00A5594E" w:rsidRPr="006A53ED" w:rsidRDefault="00A5594E" w:rsidP="0045331B">
      <w:pPr>
        <w:spacing w:line="480" w:lineRule="auto"/>
        <w:ind w:firstLine="720"/>
        <w:rPr>
          <w:sz w:val="24"/>
          <w:szCs w:val="24"/>
        </w:rPr>
      </w:pPr>
      <w:ins w:id="138" w:author="Nate Blanco" w:date="2019-09-11T17:42:00Z">
        <w:r>
          <w:rPr>
            <w:sz w:val="24"/>
            <w:szCs w:val="24"/>
          </w:rPr>
          <w:t>Therefore, o</w:t>
        </w:r>
      </w:ins>
      <w:del w:id="139" w:author="Nate Blanco" w:date="2019-09-11T17:42:00Z">
        <w:r w:rsidR="006A53ED" w:rsidDel="00A5594E">
          <w:rPr>
            <w:sz w:val="24"/>
            <w:szCs w:val="24"/>
          </w:rPr>
          <w:delText>O</w:delText>
        </w:r>
      </w:del>
      <w:r w:rsidR="006A53ED">
        <w:rPr>
          <w:sz w:val="24"/>
          <w:szCs w:val="24"/>
        </w:rPr>
        <w:t>ur main prediction was that</w:t>
      </w:r>
      <w:r w:rsidR="00DB1A67">
        <w:rPr>
          <w:sz w:val="24"/>
          <w:szCs w:val="24"/>
        </w:rPr>
        <w:t xml:space="preserve"> this systematic pattern </w:t>
      </w:r>
      <w:r w:rsidR="00F45054">
        <w:rPr>
          <w:sz w:val="24"/>
          <w:szCs w:val="24"/>
        </w:rPr>
        <w:t>w</w:t>
      </w:r>
      <w:r w:rsidR="00DB1A67">
        <w:rPr>
          <w:sz w:val="24"/>
          <w:szCs w:val="24"/>
        </w:rPr>
        <w:t xml:space="preserve">ould be disrupted </w:t>
      </w:r>
      <w:r w:rsidR="006A53ED">
        <w:rPr>
          <w:sz w:val="24"/>
          <w:szCs w:val="24"/>
        </w:rPr>
        <w:t xml:space="preserve">in both the Congruent and Competition conditions. </w:t>
      </w:r>
    </w:p>
    <w:p w14:paraId="78BBE5BE" w14:textId="5CD36865" w:rsidR="00553258" w:rsidRDefault="00F45054" w:rsidP="006A53ED">
      <w:pPr>
        <w:spacing w:line="480" w:lineRule="auto"/>
        <w:ind w:firstLine="720"/>
        <w:rPr>
          <w:sz w:val="24"/>
          <w:szCs w:val="24"/>
        </w:rPr>
      </w:pPr>
      <w:r>
        <w:rPr>
          <w:sz w:val="24"/>
          <w:szCs w:val="24"/>
        </w:rPr>
        <w:t>The exact role of saliency on</w:t>
      </w:r>
      <w:ins w:id="140" w:author="Nate Blanco" w:date="2019-09-12T03:52:00Z">
        <w:r w:rsidR="00FE2458">
          <w:rPr>
            <w:sz w:val="24"/>
            <w:szCs w:val="24"/>
          </w:rPr>
          <w:t xml:space="preserve"> children’s</w:t>
        </w:r>
      </w:ins>
      <w:r>
        <w:rPr>
          <w:sz w:val="24"/>
          <w:szCs w:val="24"/>
        </w:rPr>
        <w:t xml:space="preserve"> choices </w:t>
      </w:r>
      <w:del w:id="141" w:author="Nate Blanco" w:date="2019-09-12T03:51:00Z">
        <w:r w:rsidDel="00FE2458">
          <w:rPr>
            <w:sz w:val="24"/>
            <w:szCs w:val="24"/>
          </w:rPr>
          <w:delText>could follow several possible patterns</w:delText>
        </w:r>
      </w:del>
      <w:ins w:id="142" w:author="Nate Blanco" w:date="2019-09-12T03:52:00Z">
        <w:r w:rsidR="00FE2458">
          <w:rPr>
            <w:sz w:val="24"/>
            <w:szCs w:val="24"/>
          </w:rPr>
          <w:t>could</w:t>
        </w:r>
      </w:ins>
      <w:ins w:id="143" w:author="Nate Blanco" w:date="2019-09-12T03:51:00Z">
        <w:r w:rsidR="00FE2458">
          <w:rPr>
            <w:sz w:val="24"/>
            <w:szCs w:val="24"/>
          </w:rPr>
          <w:t xml:space="preserve"> manifest </w:t>
        </w:r>
      </w:ins>
      <w:ins w:id="144" w:author="Nate Blanco" w:date="2019-09-12T03:52:00Z">
        <w:r w:rsidR="00FE2458">
          <w:rPr>
            <w:sz w:val="24"/>
            <w:szCs w:val="24"/>
          </w:rPr>
          <w:t>in several ways</w:t>
        </w:r>
      </w:ins>
      <w:r w:rsidR="00DB1A67">
        <w:rPr>
          <w:sz w:val="24"/>
          <w:szCs w:val="24"/>
        </w:rPr>
        <w:t xml:space="preserve">. </w:t>
      </w:r>
      <w:r w:rsidR="00941BA1">
        <w:rPr>
          <w:sz w:val="24"/>
          <w:szCs w:val="24"/>
        </w:rPr>
        <w:t xml:space="preserve">One possibility </w:t>
      </w:r>
      <w:r w:rsidR="00DB1A67">
        <w:rPr>
          <w:sz w:val="24"/>
          <w:szCs w:val="24"/>
        </w:rPr>
        <w:t>wa</w:t>
      </w:r>
      <w:r w:rsidR="00941BA1">
        <w:rPr>
          <w:sz w:val="24"/>
          <w:szCs w:val="24"/>
        </w:rPr>
        <w:t>s that children’s choices w</w:t>
      </w:r>
      <w:r w:rsidR="00DB1A67">
        <w:rPr>
          <w:sz w:val="24"/>
          <w:szCs w:val="24"/>
        </w:rPr>
        <w:t>ould</w:t>
      </w:r>
      <w:r w:rsidR="00941BA1">
        <w:rPr>
          <w:sz w:val="24"/>
          <w:szCs w:val="24"/>
        </w:rPr>
        <w:t xml:space="preserve"> be driven</w:t>
      </w:r>
      <w:del w:id="145" w:author="Nate Blanco" w:date="2019-09-11T17:43:00Z">
        <w:r w:rsidR="00941BA1" w:rsidDel="00A5594E">
          <w:rPr>
            <w:sz w:val="24"/>
            <w:szCs w:val="24"/>
          </w:rPr>
          <w:delText xml:space="preserve"> by</w:delText>
        </w:r>
      </w:del>
      <w:r w:rsidR="00941BA1">
        <w:rPr>
          <w:sz w:val="24"/>
          <w:szCs w:val="24"/>
        </w:rPr>
        <w:t xml:space="preserve"> largely by saliency, </w:t>
      </w:r>
      <w:r>
        <w:rPr>
          <w:sz w:val="24"/>
          <w:szCs w:val="24"/>
        </w:rPr>
        <w:t>leading</w:t>
      </w:r>
      <w:del w:id="146" w:author="Nate Blanco" w:date="2019-09-16T04:34:00Z">
        <w:r w:rsidDel="00045E47">
          <w:rPr>
            <w:sz w:val="24"/>
            <w:szCs w:val="24"/>
          </w:rPr>
          <w:delText xml:space="preserve"> them</w:delText>
        </w:r>
      </w:del>
      <w:r>
        <w:rPr>
          <w:sz w:val="24"/>
          <w:szCs w:val="24"/>
        </w:rPr>
        <w:t xml:space="preserve"> to</w:t>
      </w:r>
      <w:r w:rsidR="00941BA1">
        <w:rPr>
          <w:sz w:val="24"/>
          <w:szCs w:val="24"/>
        </w:rPr>
        <w:t xml:space="preserve"> select</w:t>
      </w:r>
      <w:ins w:id="147" w:author="Nate Blanco" w:date="2019-09-16T04:34:00Z">
        <w:r w:rsidR="00045E47">
          <w:rPr>
            <w:sz w:val="24"/>
            <w:szCs w:val="24"/>
          </w:rPr>
          <w:t>ing</w:t>
        </w:r>
      </w:ins>
      <w:r w:rsidR="00941BA1">
        <w:rPr>
          <w:sz w:val="24"/>
          <w:szCs w:val="24"/>
        </w:rPr>
        <w:t xml:space="preserve"> the most salient option regardless of </w:t>
      </w:r>
      <w:r w:rsidR="00553258">
        <w:rPr>
          <w:sz w:val="24"/>
          <w:szCs w:val="24"/>
        </w:rPr>
        <w:t>its</w:t>
      </w:r>
      <w:r w:rsidR="00941BA1">
        <w:rPr>
          <w:sz w:val="24"/>
          <w:szCs w:val="24"/>
        </w:rPr>
        <w:t xml:space="preserve"> </w:t>
      </w:r>
      <w:r>
        <w:rPr>
          <w:sz w:val="24"/>
          <w:szCs w:val="24"/>
        </w:rPr>
        <w:t xml:space="preserve">reward </w:t>
      </w:r>
      <w:r w:rsidR="00941BA1">
        <w:rPr>
          <w:sz w:val="24"/>
          <w:szCs w:val="24"/>
        </w:rPr>
        <w:t xml:space="preserve">value. Another hypothesis </w:t>
      </w:r>
      <w:ins w:id="148" w:author="Nate Blanco" w:date="2019-09-11T02:52:00Z">
        <w:r w:rsidR="0021290A">
          <w:rPr>
            <w:sz w:val="24"/>
            <w:szCs w:val="24"/>
          </w:rPr>
          <w:t>wa</w:t>
        </w:r>
      </w:ins>
      <w:del w:id="149" w:author="Nate Blanco" w:date="2019-09-11T02:52:00Z">
        <w:r w:rsidR="00941BA1" w:rsidDel="0021290A">
          <w:rPr>
            <w:sz w:val="24"/>
            <w:szCs w:val="24"/>
          </w:rPr>
          <w:delText>i</w:delText>
        </w:r>
      </w:del>
      <w:r w:rsidR="00941BA1">
        <w:rPr>
          <w:sz w:val="24"/>
          <w:szCs w:val="24"/>
        </w:rPr>
        <w:t>s that saliency w</w:t>
      </w:r>
      <w:r w:rsidR="00DB1A67">
        <w:rPr>
          <w:sz w:val="24"/>
          <w:szCs w:val="24"/>
        </w:rPr>
        <w:t>ould</w:t>
      </w:r>
      <w:r w:rsidR="00941BA1">
        <w:rPr>
          <w:sz w:val="24"/>
          <w:szCs w:val="24"/>
        </w:rPr>
        <w:t xml:space="preserve"> </w:t>
      </w:r>
      <w:del w:id="150" w:author="Nate Blanco" w:date="2019-09-12T03:56:00Z">
        <w:r w:rsidR="00941BA1" w:rsidDel="00FF47B7">
          <w:rPr>
            <w:sz w:val="24"/>
            <w:szCs w:val="24"/>
          </w:rPr>
          <w:delText xml:space="preserve">instead </w:delText>
        </w:r>
      </w:del>
      <w:r w:rsidR="00941BA1">
        <w:rPr>
          <w:sz w:val="24"/>
          <w:szCs w:val="24"/>
        </w:rPr>
        <w:t>act as a learning</w:t>
      </w:r>
      <w:del w:id="151" w:author="Nate Blanco" w:date="2019-09-16T04:35:00Z">
        <w:r w:rsidR="00941BA1" w:rsidDel="00045E47">
          <w:rPr>
            <w:sz w:val="24"/>
            <w:szCs w:val="24"/>
          </w:rPr>
          <w:delText xml:space="preserve"> or memory</w:delText>
        </w:r>
      </w:del>
      <w:r w:rsidR="00941BA1">
        <w:rPr>
          <w:sz w:val="24"/>
          <w:szCs w:val="24"/>
        </w:rPr>
        <w:t xml:space="preserve"> cue, leading to faster </w:t>
      </w:r>
      <w:del w:id="152" w:author="Nate Blanco" w:date="2019-09-11T02:52:00Z">
        <w:r w:rsidR="00941BA1" w:rsidDel="0021290A">
          <w:rPr>
            <w:sz w:val="24"/>
            <w:szCs w:val="24"/>
          </w:rPr>
          <w:delText xml:space="preserve">learning to </w:delText>
        </w:r>
      </w:del>
      <w:r w:rsidR="00941BA1">
        <w:rPr>
          <w:sz w:val="24"/>
          <w:szCs w:val="24"/>
        </w:rPr>
        <w:t>prioritiz</w:t>
      </w:r>
      <w:ins w:id="153" w:author="Nate Blanco" w:date="2019-09-11T02:52:00Z">
        <w:r w:rsidR="0021290A">
          <w:rPr>
            <w:sz w:val="24"/>
            <w:szCs w:val="24"/>
          </w:rPr>
          <w:t>ation of</w:t>
        </w:r>
      </w:ins>
      <w:del w:id="154" w:author="Nate Blanco" w:date="2019-09-11T02:52:00Z">
        <w:r w:rsidR="00941BA1" w:rsidDel="0021290A">
          <w:rPr>
            <w:sz w:val="24"/>
            <w:szCs w:val="24"/>
          </w:rPr>
          <w:delText>e</w:delText>
        </w:r>
      </w:del>
      <w:r w:rsidR="00941BA1">
        <w:rPr>
          <w:sz w:val="24"/>
          <w:szCs w:val="24"/>
        </w:rPr>
        <w:t xml:space="preserve"> the salient option in the Congruent condition and </w:t>
      </w:r>
      <w:del w:id="155" w:author="Nate Blanco" w:date="2019-09-11T02:52:00Z">
        <w:r w:rsidR="00941BA1" w:rsidDel="0021290A">
          <w:rPr>
            <w:sz w:val="24"/>
            <w:szCs w:val="24"/>
          </w:rPr>
          <w:delText xml:space="preserve">to avoid </w:delText>
        </w:r>
        <w:r w:rsidDel="0021290A">
          <w:rPr>
            <w:sz w:val="24"/>
            <w:szCs w:val="24"/>
          </w:rPr>
          <w:delText>it</w:delText>
        </w:r>
        <w:r w:rsidR="00941BA1" w:rsidDel="0021290A">
          <w:rPr>
            <w:sz w:val="24"/>
            <w:szCs w:val="24"/>
          </w:rPr>
          <w:delText xml:space="preserve"> in</w:delText>
        </w:r>
      </w:del>
      <w:ins w:id="156" w:author="Nate Blanco" w:date="2019-09-11T02:52:00Z">
        <w:r w:rsidR="0021290A">
          <w:rPr>
            <w:sz w:val="24"/>
            <w:szCs w:val="24"/>
          </w:rPr>
          <w:t>avoidance of it</w:t>
        </w:r>
      </w:ins>
      <w:ins w:id="157" w:author="Nate Blanco" w:date="2019-09-12T03:52:00Z">
        <w:r w:rsidR="00FE2458">
          <w:rPr>
            <w:sz w:val="24"/>
            <w:szCs w:val="24"/>
          </w:rPr>
          <w:t xml:space="preserve"> in</w:t>
        </w:r>
      </w:ins>
      <w:r w:rsidR="00941BA1">
        <w:rPr>
          <w:sz w:val="24"/>
          <w:szCs w:val="24"/>
        </w:rPr>
        <w:t xml:space="preserve"> the Competition condition.</w:t>
      </w:r>
      <w:r w:rsidR="00553258">
        <w:rPr>
          <w:sz w:val="24"/>
          <w:szCs w:val="24"/>
        </w:rPr>
        <w:t xml:space="preserve"> In contrast, small to no effects of saliency were expected in adults, who were expected to maximize reward, exploiting the high</w:t>
      </w:r>
      <w:ins w:id="158" w:author="Nate Blanco" w:date="2019-09-12T03:53:00Z">
        <w:r w:rsidR="004C112A">
          <w:rPr>
            <w:sz w:val="24"/>
            <w:szCs w:val="24"/>
          </w:rPr>
          <w:t>-</w:t>
        </w:r>
      </w:ins>
      <w:del w:id="159" w:author="Nate Blanco" w:date="2019-09-12T03:53:00Z">
        <w:r w:rsidR="00553258" w:rsidDel="004C112A">
          <w:rPr>
            <w:sz w:val="24"/>
            <w:szCs w:val="24"/>
          </w:rPr>
          <w:delText xml:space="preserve"> </w:delText>
        </w:r>
      </w:del>
      <w:r w:rsidR="00553258">
        <w:rPr>
          <w:sz w:val="24"/>
          <w:szCs w:val="24"/>
        </w:rPr>
        <w:t>value option in all conditions.</w:t>
      </w:r>
    </w:p>
    <w:p w14:paraId="5B69AC8C" w14:textId="77777777" w:rsidR="00822371" w:rsidRDefault="00822371" w:rsidP="00822371">
      <w:pPr>
        <w:spacing w:line="480" w:lineRule="auto"/>
        <w:ind w:firstLine="720"/>
        <w:jc w:val="center"/>
        <w:rPr>
          <w:b/>
          <w:sz w:val="24"/>
          <w:szCs w:val="24"/>
        </w:rPr>
      </w:pPr>
      <w:r>
        <w:rPr>
          <w:b/>
          <w:sz w:val="24"/>
          <w:szCs w:val="24"/>
        </w:rPr>
        <w:t>Method</w:t>
      </w:r>
    </w:p>
    <w:p w14:paraId="000D60E3" w14:textId="77777777" w:rsidR="00822371" w:rsidRPr="00822371" w:rsidRDefault="00822371" w:rsidP="00822371">
      <w:pPr>
        <w:spacing w:line="480" w:lineRule="auto"/>
        <w:ind w:firstLine="0"/>
        <w:jc w:val="left"/>
        <w:rPr>
          <w:i/>
          <w:sz w:val="24"/>
          <w:szCs w:val="24"/>
        </w:rPr>
      </w:pPr>
      <w:r w:rsidRPr="00822371">
        <w:rPr>
          <w:i/>
          <w:sz w:val="24"/>
          <w:szCs w:val="24"/>
        </w:rPr>
        <w:t xml:space="preserve">Participants </w:t>
      </w:r>
    </w:p>
    <w:p w14:paraId="1C4A98C4" w14:textId="02A264B8" w:rsidR="00822371" w:rsidRPr="00822371" w:rsidRDefault="00822371" w:rsidP="002116A5">
      <w:pPr>
        <w:spacing w:line="480" w:lineRule="auto"/>
        <w:ind w:firstLine="720"/>
        <w:jc w:val="left"/>
        <w:rPr>
          <w:sz w:val="24"/>
          <w:szCs w:val="24"/>
        </w:rPr>
      </w:pPr>
      <w:r w:rsidRPr="00822371">
        <w:rPr>
          <w:sz w:val="24"/>
          <w:szCs w:val="24"/>
        </w:rPr>
        <w:t>A</w:t>
      </w:r>
      <w:r w:rsidR="00475171">
        <w:rPr>
          <w:sz w:val="24"/>
          <w:szCs w:val="24"/>
        </w:rPr>
        <w:t xml:space="preserve"> total of 11</w:t>
      </w:r>
      <w:r w:rsidRPr="00822371">
        <w:rPr>
          <w:sz w:val="24"/>
          <w:szCs w:val="24"/>
        </w:rPr>
        <w:t xml:space="preserve">0 </w:t>
      </w:r>
      <w:r w:rsidR="00130A73">
        <w:rPr>
          <w:sz w:val="24"/>
          <w:szCs w:val="24"/>
        </w:rPr>
        <w:t>4-to-5</w:t>
      </w:r>
      <w:r w:rsidR="00641E35">
        <w:rPr>
          <w:sz w:val="24"/>
          <w:szCs w:val="24"/>
        </w:rPr>
        <w:t>-</w:t>
      </w:r>
      <w:r w:rsidRPr="00822371">
        <w:rPr>
          <w:sz w:val="24"/>
          <w:szCs w:val="24"/>
        </w:rPr>
        <w:t>year</w:t>
      </w:r>
      <w:r w:rsidR="00641E35">
        <w:rPr>
          <w:sz w:val="24"/>
          <w:szCs w:val="24"/>
        </w:rPr>
        <w:t>-</w:t>
      </w:r>
      <w:r w:rsidRPr="00822371">
        <w:rPr>
          <w:sz w:val="24"/>
          <w:szCs w:val="24"/>
        </w:rPr>
        <w:t>olds (mean age=5</w:t>
      </w:r>
      <w:r w:rsidR="002354F1">
        <w:rPr>
          <w:sz w:val="24"/>
          <w:szCs w:val="24"/>
        </w:rPr>
        <w:t>7</w:t>
      </w:r>
      <w:r w:rsidRPr="00822371">
        <w:rPr>
          <w:sz w:val="24"/>
          <w:szCs w:val="24"/>
        </w:rPr>
        <w:t xml:space="preserve"> months</w:t>
      </w:r>
      <w:r w:rsidR="00475171">
        <w:rPr>
          <w:sz w:val="24"/>
          <w:szCs w:val="24"/>
        </w:rPr>
        <w:t>;</w:t>
      </w:r>
      <w:ins w:id="160" w:author="Nate Blanco" w:date="2019-09-11T02:54:00Z">
        <w:r w:rsidR="00CD1555">
          <w:rPr>
            <w:sz w:val="24"/>
            <w:szCs w:val="24"/>
          </w:rPr>
          <w:t xml:space="preserve"> </w:t>
        </w:r>
      </w:ins>
      <w:del w:id="161" w:author="Nate Blanco" w:date="2019-09-11T02:54:00Z">
        <w:r w:rsidR="0055457D" w:rsidDel="00CD1555">
          <w:rPr>
            <w:sz w:val="24"/>
            <w:szCs w:val="24"/>
          </w:rPr>
          <w:delText xml:space="preserve"> age </w:delText>
        </w:r>
      </w:del>
      <w:r w:rsidR="0055457D">
        <w:rPr>
          <w:sz w:val="24"/>
          <w:szCs w:val="24"/>
        </w:rPr>
        <w:t>range=48-69 months;</w:t>
      </w:r>
      <w:r w:rsidR="00475171">
        <w:rPr>
          <w:sz w:val="24"/>
          <w:szCs w:val="24"/>
        </w:rPr>
        <w:t xml:space="preserve"> </w:t>
      </w:r>
      <w:r w:rsidR="00B50F49">
        <w:rPr>
          <w:sz w:val="24"/>
          <w:szCs w:val="24"/>
        </w:rPr>
        <w:t>58</w:t>
      </w:r>
      <w:r w:rsidR="0065579F">
        <w:rPr>
          <w:sz w:val="24"/>
          <w:szCs w:val="24"/>
        </w:rPr>
        <w:t xml:space="preserve"> </w:t>
      </w:r>
      <w:r w:rsidR="00475171">
        <w:rPr>
          <w:sz w:val="24"/>
          <w:szCs w:val="24"/>
        </w:rPr>
        <w:t>girls</w:t>
      </w:r>
      <w:r w:rsidR="002D196E">
        <w:rPr>
          <w:sz w:val="24"/>
          <w:szCs w:val="24"/>
        </w:rPr>
        <w:t>, 52 boys</w:t>
      </w:r>
      <w:r w:rsidRPr="00822371">
        <w:rPr>
          <w:sz w:val="24"/>
          <w:szCs w:val="24"/>
        </w:rPr>
        <w:t>) pa</w:t>
      </w:r>
      <w:r w:rsidR="00475171">
        <w:rPr>
          <w:sz w:val="24"/>
          <w:szCs w:val="24"/>
        </w:rPr>
        <w:t>rticipated</w:t>
      </w:r>
      <w:del w:id="162" w:author="Nate Blanco" w:date="2019-09-11T17:46:00Z">
        <w:r w:rsidR="00475171" w:rsidDel="006177E3">
          <w:rPr>
            <w:sz w:val="24"/>
            <w:szCs w:val="24"/>
          </w:rPr>
          <w:delText xml:space="preserve"> in the experiment</w:delText>
        </w:r>
      </w:del>
      <w:r w:rsidR="00475171">
        <w:rPr>
          <w:sz w:val="24"/>
          <w:szCs w:val="24"/>
        </w:rPr>
        <w:t>: 36</w:t>
      </w:r>
      <w:r w:rsidRPr="00822371">
        <w:rPr>
          <w:sz w:val="24"/>
          <w:szCs w:val="24"/>
        </w:rPr>
        <w:t xml:space="preserve"> in the </w:t>
      </w:r>
      <w:r w:rsidR="00130A73">
        <w:rPr>
          <w:sz w:val="24"/>
          <w:szCs w:val="24"/>
        </w:rPr>
        <w:t>B</w:t>
      </w:r>
      <w:r w:rsidRPr="00822371">
        <w:rPr>
          <w:sz w:val="24"/>
          <w:szCs w:val="24"/>
        </w:rPr>
        <w:t>aseline</w:t>
      </w:r>
      <w:r w:rsidR="009F1461">
        <w:rPr>
          <w:sz w:val="24"/>
          <w:szCs w:val="24"/>
        </w:rPr>
        <w:t>, 37</w:t>
      </w:r>
      <w:r w:rsidR="009F1461" w:rsidRPr="00822371">
        <w:rPr>
          <w:sz w:val="24"/>
          <w:szCs w:val="24"/>
        </w:rPr>
        <w:t xml:space="preserve"> in the </w:t>
      </w:r>
      <w:r w:rsidR="009F1461">
        <w:rPr>
          <w:sz w:val="24"/>
          <w:szCs w:val="24"/>
        </w:rPr>
        <w:t xml:space="preserve">Competition, </w:t>
      </w:r>
      <w:r w:rsidR="00C357EB">
        <w:rPr>
          <w:sz w:val="24"/>
          <w:szCs w:val="24"/>
        </w:rPr>
        <w:t xml:space="preserve">and </w:t>
      </w:r>
      <w:r w:rsidR="009F1461">
        <w:rPr>
          <w:sz w:val="24"/>
          <w:szCs w:val="24"/>
        </w:rPr>
        <w:t>37</w:t>
      </w:r>
      <w:r w:rsidR="009F1461" w:rsidRPr="00822371">
        <w:rPr>
          <w:sz w:val="24"/>
          <w:szCs w:val="24"/>
        </w:rPr>
        <w:t xml:space="preserve"> in t</w:t>
      </w:r>
      <w:r w:rsidR="009F1461">
        <w:rPr>
          <w:sz w:val="24"/>
          <w:szCs w:val="24"/>
        </w:rPr>
        <w:t>he Congruent</w:t>
      </w:r>
      <w:r w:rsidRPr="00822371">
        <w:rPr>
          <w:sz w:val="24"/>
          <w:szCs w:val="24"/>
        </w:rPr>
        <w:t xml:space="preserve"> condition</w:t>
      </w:r>
      <w:r w:rsidR="00E708C1">
        <w:rPr>
          <w:sz w:val="24"/>
          <w:szCs w:val="24"/>
        </w:rPr>
        <w:t>s</w:t>
      </w:r>
      <w:r w:rsidRPr="00822371">
        <w:rPr>
          <w:sz w:val="24"/>
          <w:szCs w:val="24"/>
        </w:rPr>
        <w:t>.</w:t>
      </w:r>
      <w:r w:rsidR="00EE7322">
        <w:rPr>
          <w:sz w:val="24"/>
          <w:szCs w:val="24"/>
        </w:rPr>
        <w:t xml:space="preserve"> </w:t>
      </w:r>
      <w:r w:rsidR="00894263">
        <w:rPr>
          <w:sz w:val="24"/>
          <w:szCs w:val="24"/>
        </w:rPr>
        <w:t xml:space="preserve">Children </w:t>
      </w:r>
      <w:r w:rsidR="00470D8E">
        <w:rPr>
          <w:sz w:val="24"/>
          <w:szCs w:val="24"/>
        </w:rPr>
        <w:t>did not differ</w:t>
      </w:r>
      <w:r w:rsidR="00894263">
        <w:rPr>
          <w:sz w:val="24"/>
          <w:szCs w:val="24"/>
        </w:rPr>
        <w:t xml:space="preserve"> by condition</w:t>
      </w:r>
      <w:r w:rsidR="00470D8E">
        <w:rPr>
          <w:sz w:val="24"/>
          <w:szCs w:val="24"/>
        </w:rPr>
        <w:t xml:space="preserve"> in terms of age, </w:t>
      </w:r>
      <w:proofErr w:type="gramStart"/>
      <w:r w:rsidR="00470D8E">
        <w:rPr>
          <w:i/>
          <w:iCs/>
          <w:sz w:val="24"/>
          <w:szCs w:val="24"/>
        </w:rPr>
        <w:t>F</w:t>
      </w:r>
      <w:r w:rsidR="00470D8E">
        <w:rPr>
          <w:sz w:val="24"/>
          <w:szCs w:val="24"/>
        </w:rPr>
        <w:t>(</w:t>
      </w:r>
      <w:proofErr w:type="gramEnd"/>
      <w:r w:rsidR="00470D8E">
        <w:rPr>
          <w:sz w:val="24"/>
          <w:szCs w:val="24"/>
        </w:rPr>
        <w:t>2,107)=2.01,</w:t>
      </w:r>
      <w:r w:rsidR="005F4CA6">
        <w:rPr>
          <w:sz w:val="24"/>
          <w:szCs w:val="24"/>
        </w:rPr>
        <w:t xml:space="preserve"> </w:t>
      </w:r>
      <w:r w:rsidR="00470D8E">
        <w:rPr>
          <w:i/>
          <w:iCs/>
          <w:sz w:val="24"/>
          <w:szCs w:val="24"/>
        </w:rPr>
        <w:t>p</w:t>
      </w:r>
      <w:r w:rsidR="00470D8E">
        <w:rPr>
          <w:sz w:val="24"/>
          <w:szCs w:val="24"/>
        </w:rPr>
        <w:t xml:space="preserve">=0.139, </w:t>
      </w:r>
      <w:r w:rsidR="00470D8E" w:rsidRPr="00576389">
        <w:rPr>
          <w:i/>
          <w:sz w:val="24"/>
          <w:szCs w:val="24"/>
        </w:rPr>
        <w:sym w:font="Symbol" w:char="F068"/>
      </w:r>
      <w:r w:rsidR="00470D8E" w:rsidRPr="00576389">
        <w:rPr>
          <w:i/>
          <w:sz w:val="24"/>
          <w:szCs w:val="24"/>
          <w:vertAlign w:val="superscript"/>
        </w:rPr>
        <w:t>2</w:t>
      </w:r>
      <w:r w:rsidR="00470D8E">
        <w:rPr>
          <w:iCs/>
          <w:sz w:val="24"/>
          <w:szCs w:val="24"/>
        </w:rPr>
        <w:t>=0.04, or gender</w:t>
      </w:r>
      <w:r w:rsidR="002E37C7">
        <w:rPr>
          <w:iCs/>
          <w:sz w:val="24"/>
          <w:szCs w:val="24"/>
        </w:rPr>
        <w:t xml:space="preserve">, </w:t>
      </w:r>
      <w:r w:rsidR="002E37C7" w:rsidRPr="0035103F">
        <w:rPr>
          <w:i/>
          <w:sz w:val="24"/>
          <w:szCs w:val="24"/>
        </w:rPr>
        <w:sym w:font="Symbol" w:char="F043"/>
      </w:r>
      <w:r w:rsidR="002E37C7" w:rsidRPr="0035103F">
        <w:rPr>
          <w:i/>
          <w:sz w:val="24"/>
          <w:szCs w:val="24"/>
          <w:vertAlign w:val="superscript"/>
        </w:rPr>
        <w:t>2</w:t>
      </w:r>
      <w:r w:rsidR="002E37C7" w:rsidRPr="0035103F">
        <w:rPr>
          <w:sz w:val="24"/>
          <w:szCs w:val="24"/>
        </w:rPr>
        <w:t>(2;</w:t>
      </w:r>
      <w:r w:rsidR="002E37C7" w:rsidRPr="0035103F">
        <w:rPr>
          <w:i/>
          <w:sz w:val="24"/>
          <w:szCs w:val="24"/>
        </w:rPr>
        <w:t>N</w:t>
      </w:r>
      <w:r w:rsidR="002E37C7" w:rsidRPr="0035103F">
        <w:rPr>
          <w:sz w:val="24"/>
          <w:szCs w:val="24"/>
        </w:rPr>
        <w:t>=</w:t>
      </w:r>
      <w:r w:rsidR="002E37C7">
        <w:rPr>
          <w:sz w:val="24"/>
          <w:szCs w:val="24"/>
        </w:rPr>
        <w:t>110</w:t>
      </w:r>
      <w:r w:rsidR="002E37C7" w:rsidRPr="0035103F">
        <w:rPr>
          <w:sz w:val="24"/>
          <w:szCs w:val="24"/>
        </w:rPr>
        <w:t>)=</w:t>
      </w:r>
      <w:r w:rsidR="002E37C7">
        <w:rPr>
          <w:sz w:val="24"/>
          <w:szCs w:val="24"/>
        </w:rPr>
        <w:t>2.01</w:t>
      </w:r>
      <w:r w:rsidR="002E37C7" w:rsidRPr="0035103F">
        <w:rPr>
          <w:sz w:val="24"/>
          <w:szCs w:val="24"/>
        </w:rPr>
        <w:t xml:space="preserve">, </w:t>
      </w:r>
      <w:r w:rsidR="002E37C7" w:rsidRPr="0035103F">
        <w:rPr>
          <w:i/>
          <w:sz w:val="24"/>
          <w:szCs w:val="24"/>
        </w:rPr>
        <w:t>p</w:t>
      </w:r>
      <w:r w:rsidR="002E37C7" w:rsidRPr="0035103F">
        <w:rPr>
          <w:sz w:val="24"/>
          <w:szCs w:val="24"/>
        </w:rPr>
        <w:t>=</w:t>
      </w:r>
      <w:r w:rsidR="002E37C7">
        <w:rPr>
          <w:sz w:val="24"/>
          <w:szCs w:val="24"/>
        </w:rPr>
        <w:t>0.367.</w:t>
      </w:r>
      <w:r w:rsidR="00894263">
        <w:rPr>
          <w:sz w:val="24"/>
          <w:szCs w:val="24"/>
        </w:rPr>
        <w:t xml:space="preserve"> </w:t>
      </w:r>
      <w:r w:rsidR="00EE7322">
        <w:rPr>
          <w:sz w:val="24"/>
          <w:szCs w:val="24"/>
        </w:rPr>
        <w:t>108 adults also participated</w:t>
      </w:r>
      <w:r w:rsidR="00CF0529">
        <w:rPr>
          <w:sz w:val="24"/>
          <w:szCs w:val="24"/>
        </w:rPr>
        <w:t xml:space="preserve"> (mean age=</w:t>
      </w:r>
      <w:r w:rsidR="00DE7866">
        <w:rPr>
          <w:sz w:val="24"/>
          <w:szCs w:val="24"/>
        </w:rPr>
        <w:t>19</w:t>
      </w:r>
      <w:r w:rsidR="00CF0529">
        <w:rPr>
          <w:sz w:val="24"/>
          <w:szCs w:val="24"/>
        </w:rPr>
        <w:t xml:space="preserve"> years;</w:t>
      </w:r>
      <w:r w:rsidR="00662649">
        <w:rPr>
          <w:sz w:val="24"/>
          <w:szCs w:val="24"/>
        </w:rPr>
        <w:t xml:space="preserve"> </w:t>
      </w:r>
      <w:del w:id="163" w:author="Nate Blanco" w:date="2019-09-11T02:55:00Z">
        <w:r w:rsidR="00662649" w:rsidDel="00CD1555">
          <w:rPr>
            <w:sz w:val="24"/>
            <w:szCs w:val="24"/>
          </w:rPr>
          <w:delText xml:space="preserve">age </w:delText>
        </w:r>
      </w:del>
      <w:r w:rsidR="00662649">
        <w:rPr>
          <w:sz w:val="24"/>
          <w:szCs w:val="24"/>
        </w:rPr>
        <w:t>range=18-29 years;</w:t>
      </w:r>
      <w:r w:rsidR="00CF0529">
        <w:rPr>
          <w:sz w:val="24"/>
          <w:szCs w:val="24"/>
        </w:rPr>
        <w:t xml:space="preserve"> 60 women</w:t>
      </w:r>
      <w:r w:rsidR="00A565C1">
        <w:rPr>
          <w:sz w:val="24"/>
          <w:szCs w:val="24"/>
        </w:rPr>
        <w:t>, 45 men, 3 other responses</w:t>
      </w:r>
      <w:r w:rsidR="00CF0529">
        <w:rPr>
          <w:sz w:val="24"/>
          <w:szCs w:val="24"/>
        </w:rPr>
        <w:t>)</w:t>
      </w:r>
      <w:r w:rsidR="00EE7322">
        <w:rPr>
          <w:sz w:val="24"/>
          <w:szCs w:val="24"/>
        </w:rPr>
        <w:t xml:space="preserve">: </w:t>
      </w:r>
      <w:r w:rsidR="009F1461">
        <w:rPr>
          <w:sz w:val="24"/>
          <w:szCs w:val="24"/>
        </w:rPr>
        <w:t xml:space="preserve">37 in the Baseline, 34 in the Competition, and </w:t>
      </w:r>
      <w:r w:rsidR="00EE7322">
        <w:rPr>
          <w:sz w:val="24"/>
          <w:szCs w:val="24"/>
        </w:rPr>
        <w:t>37 in the Congruent</w:t>
      </w:r>
      <w:r w:rsidR="003B05C4">
        <w:rPr>
          <w:sz w:val="24"/>
          <w:szCs w:val="24"/>
        </w:rPr>
        <w:t xml:space="preserve"> conditions</w:t>
      </w:r>
      <w:r w:rsidR="00EE7322">
        <w:rPr>
          <w:sz w:val="24"/>
          <w:szCs w:val="24"/>
        </w:rPr>
        <w:t>.</w:t>
      </w:r>
      <w:r w:rsidRPr="00822371">
        <w:rPr>
          <w:sz w:val="24"/>
          <w:szCs w:val="24"/>
        </w:rPr>
        <w:t xml:space="preserve"> </w:t>
      </w:r>
      <w:r w:rsidR="00EE7322">
        <w:rPr>
          <w:sz w:val="24"/>
          <w:szCs w:val="24"/>
        </w:rPr>
        <w:t>Child p</w:t>
      </w:r>
      <w:r w:rsidRPr="00822371">
        <w:rPr>
          <w:sz w:val="24"/>
          <w:szCs w:val="24"/>
        </w:rPr>
        <w:t xml:space="preserve">articipants were recruited from preschools and childcare centers in the Columbus, Ohio area. </w:t>
      </w:r>
      <w:r w:rsidR="00EE7322">
        <w:rPr>
          <w:sz w:val="24"/>
          <w:szCs w:val="24"/>
        </w:rPr>
        <w:t>Adults were undergraduate students participating for course credit.</w:t>
      </w:r>
    </w:p>
    <w:p w14:paraId="74D368CC" w14:textId="77777777" w:rsidR="00444515" w:rsidRPr="00E3010B" w:rsidRDefault="00444515" w:rsidP="00444515">
      <w:r>
        <w:rPr>
          <w:rFonts w:eastAsia="Times New Roman"/>
          <w:noProof/>
        </w:rPr>
        <w:lastRenderedPageBreak/>
        <w:drawing>
          <wp:inline distT="0" distB="0" distL="0" distR="0" wp14:anchorId="161BA36C" wp14:editId="3D592B3E">
            <wp:extent cx="4609104" cy="35617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s.pdf"/>
                    <pic:cNvPicPr/>
                  </pic:nvPicPr>
                  <pic:blipFill>
                    <a:blip r:embed="rId9">
                      <a:extLst>
                        <a:ext uri="{28A0092B-C50C-407E-A947-70E740481C1C}">
                          <a14:useLocalDpi xmlns:a14="http://schemas.microsoft.com/office/drawing/2010/main" val="0"/>
                        </a:ext>
                      </a:extLst>
                    </a:blip>
                    <a:stretch>
                      <a:fillRect/>
                    </a:stretch>
                  </pic:blipFill>
                  <pic:spPr>
                    <a:xfrm>
                      <a:off x="0" y="0"/>
                      <a:ext cx="4611990" cy="3563945"/>
                    </a:xfrm>
                    <a:prstGeom prst="rect">
                      <a:avLst/>
                    </a:prstGeom>
                  </pic:spPr>
                </pic:pic>
              </a:graphicData>
            </a:graphic>
          </wp:inline>
        </w:drawing>
      </w:r>
    </w:p>
    <w:p w14:paraId="6D686087" w14:textId="77777777" w:rsidR="00444515" w:rsidRPr="00CE7767" w:rsidRDefault="00444515" w:rsidP="00465E60">
      <w:pPr>
        <w:spacing w:line="480" w:lineRule="auto"/>
        <w:ind w:firstLine="0"/>
        <w:jc w:val="left"/>
        <w:rPr>
          <w:sz w:val="22"/>
          <w:szCs w:val="22"/>
        </w:rPr>
      </w:pPr>
      <w:r w:rsidRPr="00CE7767">
        <w:rPr>
          <w:sz w:val="22"/>
          <w:szCs w:val="22"/>
        </w:rPr>
        <w:t xml:space="preserve">Figure 1: Trial structure. (A) After each choice, (B) the reward earned for the choice </w:t>
      </w:r>
      <w:r w:rsidR="00100E1A">
        <w:rPr>
          <w:sz w:val="22"/>
          <w:szCs w:val="22"/>
        </w:rPr>
        <w:t>wa</w:t>
      </w:r>
      <w:r w:rsidRPr="00CE7767">
        <w:rPr>
          <w:sz w:val="22"/>
          <w:szCs w:val="22"/>
        </w:rPr>
        <w:t>s presented for 3 s, (C) then the next trial beg</w:t>
      </w:r>
      <w:r w:rsidR="00100E1A">
        <w:rPr>
          <w:sz w:val="22"/>
          <w:szCs w:val="22"/>
        </w:rPr>
        <w:t>an</w:t>
      </w:r>
      <w:r w:rsidRPr="00CE7767">
        <w:rPr>
          <w:sz w:val="22"/>
          <w:szCs w:val="22"/>
        </w:rPr>
        <w:t xml:space="preserve">. In the Congruent and Competition conditions one option </w:t>
      </w:r>
      <w:r w:rsidR="00100E1A">
        <w:rPr>
          <w:sz w:val="22"/>
          <w:szCs w:val="22"/>
        </w:rPr>
        <w:t>wa</w:t>
      </w:r>
      <w:r w:rsidRPr="00CE7767">
        <w:rPr>
          <w:sz w:val="22"/>
          <w:szCs w:val="22"/>
        </w:rPr>
        <w:t>s represented by a colorful image that change</w:t>
      </w:r>
      <w:r w:rsidR="00100E1A">
        <w:rPr>
          <w:sz w:val="22"/>
          <w:szCs w:val="22"/>
        </w:rPr>
        <w:t>d</w:t>
      </w:r>
      <w:r w:rsidRPr="00CE7767">
        <w:rPr>
          <w:sz w:val="22"/>
          <w:szCs w:val="22"/>
        </w:rPr>
        <w:t xml:space="preserve"> on every trial, while the other three </w:t>
      </w:r>
      <w:r w:rsidR="00100E1A">
        <w:rPr>
          <w:sz w:val="22"/>
          <w:szCs w:val="22"/>
        </w:rPr>
        <w:t>we</w:t>
      </w:r>
      <w:r w:rsidRPr="00CE7767">
        <w:rPr>
          <w:sz w:val="22"/>
          <w:szCs w:val="22"/>
        </w:rPr>
        <w:t>re represented by lower salience images that remain</w:t>
      </w:r>
      <w:r w:rsidR="00100E1A">
        <w:rPr>
          <w:sz w:val="22"/>
          <w:szCs w:val="22"/>
        </w:rPr>
        <w:t>ed</w:t>
      </w:r>
      <w:r w:rsidRPr="00CE7767">
        <w:rPr>
          <w:sz w:val="22"/>
          <w:szCs w:val="22"/>
        </w:rPr>
        <w:t xml:space="preserve"> stable across trials. In the Baseline condition, all four options </w:t>
      </w:r>
      <w:r w:rsidR="00100E1A">
        <w:rPr>
          <w:sz w:val="22"/>
          <w:szCs w:val="22"/>
        </w:rPr>
        <w:t>we</w:t>
      </w:r>
      <w:r w:rsidRPr="00CE7767">
        <w:rPr>
          <w:sz w:val="22"/>
          <w:szCs w:val="22"/>
        </w:rPr>
        <w:t>re represented by stable images of equal salience.</w:t>
      </w:r>
    </w:p>
    <w:p w14:paraId="584C1626" w14:textId="77777777" w:rsidR="00444515" w:rsidRDefault="00444515" w:rsidP="006934CC">
      <w:pPr>
        <w:spacing w:line="480" w:lineRule="auto"/>
        <w:ind w:firstLine="720"/>
        <w:jc w:val="left"/>
        <w:rPr>
          <w:sz w:val="24"/>
          <w:szCs w:val="24"/>
        </w:rPr>
      </w:pPr>
    </w:p>
    <w:p w14:paraId="79FA9A6D" w14:textId="77777777" w:rsidR="00465E60" w:rsidRDefault="00465E60" w:rsidP="00465E60">
      <w:pPr>
        <w:spacing w:line="480" w:lineRule="auto"/>
        <w:ind w:firstLine="0"/>
        <w:jc w:val="left"/>
        <w:rPr>
          <w:sz w:val="24"/>
          <w:szCs w:val="24"/>
        </w:rPr>
      </w:pPr>
      <w:r w:rsidRPr="00822371">
        <w:rPr>
          <w:i/>
          <w:sz w:val="24"/>
          <w:szCs w:val="24"/>
        </w:rPr>
        <w:t xml:space="preserve">Procedure </w:t>
      </w:r>
    </w:p>
    <w:p w14:paraId="1E0333A6" w14:textId="54B32B4A" w:rsidR="00C157BA" w:rsidRPr="00822371" w:rsidRDefault="006934CC" w:rsidP="006934CC">
      <w:pPr>
        <w:spacing w:line="480" w:lineRule="auto"/>
        <w:ind w:firstLine="720"/>
        <w:jc w:val="left"/>
        <w:rPr>
          <w:sz w:val="24"/>
          <w:szCs w:val="24"/>
        </w:rPr>
      </w:pPr>
      <w:r w:rsidRPr="006934CC">
        <w:rPr>
          <w:sz w:val="24"/>
          <w:szCs w:val="24"/>
        </w:rPr>
        <w:t xml:space="preserve">Participants completed </w:t>
      </w:r>
      <w:del w:id="164" w:author="Nate Blanco" w:date="2019-09-11T20:04:00Z">
        <w:r w:rsidRPr="006934CC" w:rsidDel="0015333C">
          <w:rPr>
            <w:sz w:val="24"/>
            <w:szCs w:val="24"/>
          </w:rPr>
          <w:delText xml:space="preserve">a decision-making task that was </w:delText>
        </w:r>
      </w:del>
      <w:r w:rsidRPr="006934CC">
        <w:rPr>
          <w:sz w:val="24"/>
          <w:szCs w:val="24"/>
        </w:rPr>
        <w:t xml:space="preserve">a simplified </w:t>
      </w:r>
      <w:del w:id="165" w:author="Nate Blanco" w:date="2019-09-11T17:47:00Z">
        <w:r w:rsidRPr="006934CC" w:rsidDel="00237262">
          <w:rPr>
            <w:sz w:val="24"/>
            <w:szCs w:val="24"/>
          </w:rPr>
          <w:delText>version of a</w:delText>
        </w:r>
      </w:del>
      <w:del w:id="166" w:author="Nate Blanco" w:date="2019-09-11T02:55:00Z">
        <w:r w:rsidRPr="006934CC" w:rsidDel="00936AF2">
          <w:rPr>
            <w:sz w:val="24"/>
            <w:szCs w:val="24"/>
          </w:rPr>
          <w:delText xml:space="preserve"> standard </w:delText>
        </w:r>
      </w:del>
      <w:r w:rsidRPr="006934CC">
        <w:rPr>
          <w:i/>
          <w:sz w:val="24"/>
          <w:szCs w:val="24"/>
        </w:rPr>
        <w:t>n</w:t>
      </w:r>
      <w:r w:rsidRPr="006934CC">
        <w:rPr>
          <w:sz w:val="24"/>
          <w:szCs w:val="24"/>
        </w:rPr>
        <w:t>-armed bandit task</w:t>
      </w:r>
      <w:r w:rsidR="003B05C4">
        <w:rPr>
          <w:sz w:val="24"/>
          <w:szCs w:val="24"/>
        </w:rPr>
        <w:t xml:space="preserve">, </w:t>
      </w:r>
      <w:r w:rsidRPr="006934CC">
        <w:rPr>
          <w:sz w:val="24"/>
          <w:szCs w:val="24"/>
        </w:rPr>
        <w:t xml:space="preserve">framed as a computer game in which </w:t>
      </w:r>
      <w:r>
        <w:rPr>
          <w:sz w:val="24"/>
          <w:szCs w:val="24"/>
        </w:rPr>
        <w:t>participants</w:t>
      </w:r>
      <w:r w:rsidRPr="006934CC">
        <w:rPr>
          <w:sz w:val="24"/>
          <w:szCs w:val="24"/>
        </w:rPr>
        <w:t xml:space="preserve"> </w:t>
      </w:r>
      <w:del w:id="167" w:author="Nate Blanco" w:date="2019-09-16T04:46:00Z">
        <w:r w:rsidRPr="006934CC" w:rsidDel="00A07F28">
          <w:rPr>
            <w:sz w:val="24"/>
            <w:szCs w:val="24"/>
          </w:rPr>
          <w:delText xml:space="preserve">asked alien creatures for </w:delText>
        </w:r>
        <w:r w:rsidR="00130A73" w:rsidDel="00A07F28">
          <w:rPr>
            <w:sz w:val="24"/>
            <w:szCs w:val="24"/>
          </w:rPr>
          <w:delText xml:space="preserve">virtual </w:delText>
        </w:r>
        <w:r w:rsidRPr="006934CC" w:rsidDel="00A07F28">
          <w:rPr>
            <w:sz w:val="24"/>
            <w:szCs w:val="24"/>
          </w:rPr>
          <w:delText>candy</w:delText>
        </w:r>
      </w:del>
      <w:ins w:id="168" w:author="Nate Blanco" w:date="2019-09-16T04:46:00Z">
        <w:r w:rsidR="00A07F28">
          <w:rPr>
            <w:sz w:val="24"/>
            <w:szCs w:val="24"/>
          </w:rPr>
          <w:t>collected virtual candy from alien creatures</w:t>
        </w:r>
      </w:ins>
      <w:r w:rsidRPr="006934CC">
        <w:rPr>
          <w:sz w:val="24"/>
          <w:szCs w:val="24"/>
        </w:rPr>
        <w:t xml:space="preserve"> (Figure 1). </w:t>
      </w:r>
      <w:r w:rsidR="00822371" w:rsidRPr="00822371">
        <w:rPr>
          <w:sz w:val="24"/>
          <w:szCs w:val="24"/>
        </w:rPr>
        <w:t>The goal was to earn as much</w:t>
      </w:r>
      <w:del w:id="169" w:author="Nate Blanco" w:date="2019-09-11T02:56:00Z">
        <w:r w:rsidR="00822371" w:rsidRPr="00822371" w:rsidDel="00936AF2">
          <w:rPr>
            <w:sz w:val="24"/>
            <w:szCs w:val="24"/>
          </w:rPr>
          <w:delText xml:space="preserve"> </w:delText>
        </w:r>
        <w:r w:rsidR="00130A73" w:rsidDel="00936AF2">
          <w:rPr>
            <w:sz w:val="24"/>
            <w:szCs w:val="24"/>
          </w:rPr>
          <w:delText>virtual</w:delText>
        </w:r>
      </w:del>
      <w:r w:rsidR="00130A73">
        <w:rPr>
          <w:sz w:val="24"/>
          <w:szCs w:val="24"/>
        </w:rPr>
        <w:t xml:space="preserve"> </w:t>
      </w:r>
      <w:r w:rsidR="00822371" w:rsidRPr="00822371">
        <w:rPr>
          <w:sz w:val="24"/>
          <w:szCs w:val="24"/>
        </w:rPr>
        <w:t xml:space="preserve">candy as possible. On each </w:t>
      </w:r>
      <w:r w:rsidR="00C157BA">
        <w:rPr>
          <w:sz w:val="24"/>
          <w:szCs w:val="24"/>
        </w:rPr>
        <w:t xml:space="preserve">of </w:t>
      </w:r>
      <w:r w:rsidR="00822371" w:rsidRPr="00822371">
        <w:rPr>
          <w:sz w:val="24"/>
          <w:szCs w:val="24"/>
        </w:rPr>
        <w:t xml:space="preserve">100 trials, participants chose one of </w:t>
      </w:r>
      <w:del w:id="170" w:author="Nate Blanco" w:date="2019-09-11T02:56:00Z">
        <w:r w:rsidR="00822371" w:rsidRPr="00822371" w:rsidDel="00936AF2">
          <w:rPr>
            <w:sz w:val="24"/>
            <w:szCs w:val="24"/>
          </w:rPr>
          <w:delText xml:space="preserve">the </w:delText>
        </w:r>
      </w:del>
      <w:r w:rsidR="00822371" w:rsidRPr="00822371">
        <w:rPr>
          <w:sz w:val="24"/>
          <w:szCs w:val="24"/>
        </w:rPr>
        <w:t>four creatures</w:t>
      </w:r>
      <w:r w:rsidR="008F3C84">
        <w:rPr>
          <w:sz w:val="24"/>
          <w:szCs w:val="24"/>
        </w:rPr>
        <w:t xml:space="preserve"> </w:t>
      </w:r>
      <w:r w:rsidR="00822371" w:rsidRPr="00822371">
        <w:rPr>
          <w:sz w:val="24"/>
          <w:szCs w:val="24"/>
        </w:rPr>
        <w:t>and received virtual</w:t>
      </w:r>
      <w:r w:rsidR="00130A73">
        <w:rPr>
          <w:sz w:val="24"/>
          <w:szCs w:val="24"/>
        </w:rPr>
        <w:t xml:space="preserve"> </w:t>
      </w:r>
      <w:r w:rsidR="00822371" w:rsidRPr="00822371">
        <w:rPr>
          <w:sz w:val="24"/>
          <w:szCs w:val="24"/>
        </w:rPr>
        <w:t xml:space="preserve">candy </w:t>
      </w:r>
      <w:r w:rsidR="00130A73">
        <w:rPr>
          <w:sz w:val="24"/>
          <w:szCs w:val="24"/>
        </w:rPr>
        <w:t>according to</w:t>
      </w:r>
      <w:r w:rsidR="00130A73" w:rsidRPr="00822371">
        <w:rPr>
          <w:sz w:val="24"/>
          <w:szCs w:val="24"/>
        </w:rPr>
        <w:t xml:space="preserve"> </w:t>
      </w:r>
      <w:r w:rsidR="00822371" w:rsidRPr="00822371">
        <w:rPr>
          <w:sz w:val="24"/>
          <w:szCs w:val="24"/>
        </w:rPr>
        <w:t xml:space="preserve">their choice. </w:t>
      </w:r>
      <w:r w:rsidR="003B05C4" w:rsidRPr="003B05C4">
        <w:rPr>
          <w:sz w:val="24"/>
          <w:szCs w:val="24"/>
        </w:rPr>
        <w:t xml:space="preserve">Each creature gave a </w:t>
      </w:r>
      <w:del w:id="171" w:author="Nate Blanco" w:date="2019-09-11T02:57:00Z">
        <w:r w:rsidR="003B05C4" w:rsidRPr="003B05C4" w:rsidDel="00936AF2">
          <w:rPr>
            <w:sz w:val="24"/>
            <w:szCs w:val="24"/>
          </w:rPr>
          <w:delText xml:space="preserve">set </w:delText>
        </w:r>
      </w:del>
      <w:ins w:id="172" w:author="Nate Blanco" w:date="2019-09-11T02:57:00Z">
        <w:r w:rsidR="00936AF2">
          <w:rPr>
            <w:sz w:val="24"/>
            <w:szCs w:val="24"/>
          </w:rPr>
          <w:t>fixed</w:t>
        </w:r>
        <w:r w:rsidR="00936AF2" w:rsidRPr="003B05C4">
          <w:rPr>
            <w:sz w:val="24"/>
            <w:szCs w:val="24"/>
          </w:rPr>
          <w:t xml:space="preserve"> </w:t>
        </w:r>
      </w:ins>
      <w:del w:id="173" w:author="Nate Blanco" w:date="2019-09-12T03:59:00Z">
        <w:r w:rsidR="003B05C4" w:rsidRPr="003B05C4" w:rsidDel="0084184B">
          <w:rPr>
            <w:sz w:val="24"/>
            <w:szCs w:val="24"/>
          </w:rPr>
          <w:delText>number of candies</w:delText>
        </w:r>
      </w:del>
      <w:ins w:id="174" w:author="Nate Blanco" w:date="2019-09-12T03:59:00Z">
        <w:r w:rsidR="0084184B">
          <w:rPr>
            <w:sz w:val="24"/>
            <w:szCs w:val="24"/>
          </w:rPr>
          <w:t>reward</w:t>
        </w:r>
      </w:ins>
      <w:r w:rsidR="003B05C4" w:rsidRPr="003B05C4">
        <w:rPr>
          <w:sz w:val="24"/>
          <w:szCs w:val="24"/>
        </w:rPr>
        <w:t xml:space="preserve"> </w:t>
      </w:r>
      <w:del w:id="175" w:author="Nate Blanco" w:date="2019-09-11T02:57:00Z">
        <w:r w:rsidR="003B05C4" w:rsidRPr="003B05C4" w:rsidDel="00936AF2">
          <w:rPr>
            <w:sz w:val="24"/>
            <w:szCs w:val="24"/>
          </w:rPr>
          <w:delText>that remained the same on every trial</w:delText>
        </w:r>
      </w:del>
      <w:ins w:id="176" w:author="Nate Blanco" w:date="2019-09-11T02:58:00Z">
        <w:r w:rsidR="00936AF2">
          <w:rPr>
            <w:sz w:val="24"/>
            <w:szCs w:val="24"/>
          </w:rPr>
          <w:t>throughout the experiment</w:t>
        </w:r>
      </w:ins>
      <w:r w:rsidR="003B05C4" w:rsidRPr="003B05C4">
        <w:rPr>
          <w:sz w:val="24"/>
          <w:szCs w:val="24"/>
        </w:rPr>
        <w:t xml:space="preserve">: 1, 2, 3, and 10 candies, respectively. </w:t>
      </w:r>
      <w:r w:rsidR="00822371" w:rsidRPr="00822371">
        <w:rPr>
          <w:sz w:val="24"/>
          <w:szCs w:val="24"/>
        </w:rPr>
        <w:t>The locations of the</w:t>
      </w:r>
      <w:del w:id="177" w:author="Nate Blanco" w:date="2019-09-11T02:58:00Z">
        <w:r w:rsidR="00822371" w:rsidRPr="00822371" w:rsidDel="00936AF2">
          <w:rPr>
            <w:sz w:val="24"/>
            <w:szCs w:val="24"/>
          </w:rPr>
          <w:delText xml:space="preserve"> reward values </w:delText>
        </w:r>
      </w:del>
      <w:ins w:id="178" w:author="Nate Blanco" w:date="2019-09-11T02:58:00Z">
        <w:r w:rsidR="00936AF2">
          <w:rPr>
            <w:sz w:val="24"/>
            <w:szCs w:val="24"/>
          </w:rPr>
          <w:t xml:space="preserve">se rewards </w:t>
        </w:r>
      </w:ins>
      <w:r w:rsidR="00822371" w:rsidRPr="00822371">
        <w:rPr>
          <w:sz w:val="24"/>
          <w:szCs w:val="24"/>
        </w:rPr>
        <w:t xml:space="preserve">were </w:t>
      </w:r>
      <w:r w:rsidR="003B05C4">
        <w:rPr>
          <w:sz w:val="24"/>
          <w:szCs w:val="24"/>
        </w:rPr>
        <w:t xml:space="preserve">fixed </w:t>
      </w:r>
      <w:r w:rsidR="00762438">
        <w:rPr>
          <w:sz w:val="24"/>
          <w:szCs w:val="24"/>
        </w:rPr>
        <w:t>across the experiment</w:t>
      </w:r>
      <w:r w:rsidR="00822371" w:rsidRPr="00822371">
        <w:rPr>
          <w:sz w:val="24"/>
          <w:szCs w:val="24"/>
        </w:rPr>
        <w:t xml:space="preserve"> but were randomly determined for each participant. Following the choice, the</w:t>
      </w:r>
      <w:r w:rsidR="00684428">
        <w:rPr>
          <w:sz w:val="24"/>
          <w:szCs w:val="24"/>
        </w:rPr>
        <w:t xml:space="preserve"> resulting</w:t>
      </w:r>
      <w:r w:rsidR="00822371" w:rsidRPr="00822371">
        <w:rPr>
          <w:sz w:val="24"/>
          <w:szCs w:val="24"/>
        </w:rPr>
        <w:t xml:space="preserve"> reward was displayed for 3 s</w:t>
      </w:r>
      <w:del w:id="179" w:author="Nate Blanco" w:date="2019-09-11T02:58:00Z">
        <w:r w:rsidR="00822371" w:rsidRPr="00822371" w:rsidDel="00936AF2">
          <w:rPr>
            <w:sz w:val="24"/>
            <w:szCs w:val="24"/>
          </w:rPr>
          <w:delText xml:space="preserve"> (Figure 1B)</w:delText>
        </w:r>
      </w:del>
      <w:del w:id="180" w:author="Nate Blanco" w:date="2019-09-12T04:00:00Z">
        <w:r w:rsidR="00822371" w:rsidRPr="00822371" w:rsidDel="006A67DD">
          <w:rPr>
            <w:sz w:val="24"/>
            <w:szCs w:val="24"/>
          </w:rPr>
          <w:delText>. Then</w:delText>
        </w:r>
      </w:del>
      <w:ins w:id="181" w:author="Nate Blanco" w:date="2019-09-12T04:00:00Z">
        <w:r w:rsidR="006A67DD">
          <w:rPr>
            <w:sz w:val="24"/>
            <w:szCs w:val="24"/>
          </w:rPr>
          <w:t>, and</w:t>
        </w:r>
      </w:ins>
      <w:r w:rsidR="00822371" w:rsidRPr="00822371">
        <w:rPr>
          <w:sz w:val="24"/>
          <w:szCs w:val="24"/>
        </w:rPr>
        <w:t xml:space="preserve"> a meter </w:t>
      </w:r>
      <w:del w:id="182" w:author="Nate Blanco" w:date="2019-09-12T04:00:00Z">
        <w:r w:rsidR="00822371" w:rsidRPr="00822371" w:rsidDel="006A67DD">
          <w:rPr>
            <w:sz w:val="24"/>
            <w:szCs w:val="24"/>
          </w:rPr>
          <w:delText>that tracked</w:delText>
        </w:r>
      </w:del>
      <w:ins w:id="183" w:author="Nate Blanco" w:date="2019-09-12T04:00:00Z">
        <w:r w:rsidR="006A67DD">
          <w:rPr>
            <w:sz w:val="24"/>
            <w:szCs w:val="24"/>
          </w:rPr>
          <w:t>tracking</w:t>
        </w:r>
      </w:ins>
      <w:r w:rsidR="00822371" w:rsidRPr="00822371">
        <w:rPr>
          <w:sz w:val="24"/>
          <w:szCs w:val="24"/>
        </w:rPr>
        <w:t xml:space="preserve"> the total accumulated </w:t>
      </w:r>
      <w:ins w:id="184" w:author="Nate Blanco" w:date="2019-09-11T02:59:00Z">
        <w:r w:rsidR="00936AF2">
          <w:rPr>
            <w:sz w:val="24"/>
            <w:szCs w:val="24"/>
          </w:rPr>
          <w:t>candy</w:t>
        </w:r>
      </w:ins>
      <w:del w:id="185" w:author="Nate Blanco" w:date="2019-09-11T02:59:00Z">
        <w:r w:rsidR="00822371" w:rsidRPr="00822371" w:rsidDel="00936AF2">
          <w:rPr>
            <w:sz w:val="24"/>
            <w:szCs w:val="24"/>
          </w:rPr>
          <w:delText>reward</w:delText>
        </w:r>
      </w:del>
      <w:r w:rsidR="00822371" w:rsidRPr="00822371">
        <w:rPr>
          <w:sz w:val="24"/>
          <w:szCs w:val="24"/>
        </w:rPr>
        <w:t xml:space="preserve"> was </w:t>
      </w:r>
      <w:r w:rsidR="00822371" w:rsidRPr="00822371">
        <w:rPr>
          <w:sz w:val="24"/>
          <w:szCs w:val="24"/>
        </w:rPr>
        <w:lastRenderedPageBreak/>
        <w:t xml:space="preserve">updated. Children </w:t>
      </w:r>
      <w:r w:rsidR="003B05C4">
        <w:rPr>
          <w:sz w:val="24"/>
          <w:szCs w:val="24"/>
        </w:rPr>
        <w:t xml:space="preserve">earned </w:t>
      </w:r>
      <w:r w:rsidR="00822371" w:rsidRPr="00822371">
        <w:rPr>
          <w:sz w:val="24"/>
          <w:szCs w:val="24"/>
        </w:rPr>
        <w:t xml:space="preserve">stickers for </w:t>
      </w:r>
      <w:r w:rsidR="00313C45">
        <w:rPr>
          <w:sz w:val="24"/>
          <w:szCs w:val="24"/>
        </w:rPr>
        <w:t>every</w:t>
      </w:r>
      <w:r w:rsidR="00313C45" w:rsidRPr="00822371">
        <w:rPr>
          <w:sz w:val="24"/>
          <w:szCs w:val="24"/>
        </w:rPr>
        <w:t xml:space="preserve"> </w:t>
      </w:r>
      <w:r w:rsidR="00822371" w:rsidRPr="00822371">
        <w:rPr>
          <w:sz w:val="24"/>
          <w:szCs w:val="24"/>
        </w:rPr>
        <w:t xml:space="preserve">180 candies earned, with benchmarks on the meter indicating these goals. </w:t>
      </w:r>
      <w:r w:rsidR="00256B47">
        <w:rPr>
          <w:sz w:val="24"/>
          <w:szCs w:val="24"/>
        </w:rPr>
        <w:t>The</w:t>
      </w:r>
      <w:del w:id="186" w:author="Nate Blanco" w:date="2019-09-11T20:05:00Z">
        <w:r w:rsidR="00256B47" w:rsidDel="00A82909">
          <w:rPr>
            <w:sz w:val="24"/>
            <w:szCs w:val="24"/>
          </w:rPr>
          <w:delText xml:space="preserve"> entire</w:delText>
        </w:r>
      </w:del>
      <w:r w:rsidR="00256B47">
        <w:rPr>
          <w:sz w:val="24"/>
          <w:szCs w:val="24"/>
        </w:rPr>
        <w:t xml:space="preserve"> experiment took</w:t>
      </w:r>
      <w:del w:id="187" w:author="Nate Blanco" w:date="2019-09-11T02:59:00Z">
        <w:r w:rsidR="00256B47" w:rsidDel="00936AF2">
          <w:rPr>
            <w:sz w:val="24"/>
            <w:szCs w:val="24"/>
          </w:rPr>
          <w:delText xml:space="preserve"> about</w:delText>
        </w:r>
      </w:del>
      <w:r w:rsidR="00256B47">
        <w:rPr>
          <w:sz w:val="24"/>
          <w:szCs w:val="24"/>
        </w:rPr>
        <w:t xml:space="preserve"> 10</w:t>
      </w:r>
      <w:r w:rsidR="005F4A79">
        <w:rPr>
          <w:sz w:val="24"/>
          <w:szCs w:val="24"/>
        </w:rPr>
        <w:t>-15</w:t>
      </w:r>
      <w:r w:rsidR="00256B47">
        <w:rPr>
          <w:sz w:val="24"/>
          <w:szCs w:val="24"/>
        </w:rPr>
        <w:t xml:space="preserve"> minutes to complete.</w:t>
      </w:r>
    </w:p>
    <w:p w14:paraId="7BE11814" w14:textId="2C42C47D" w:rsidR="00822371" w:rsidRDefault="00822371" w:rsidP="0065579F">
      <w:pPr>
        <w:spacing w:line="480" w:lineRule="auto"/>
        <w:ind w:firstLine="720"/>
        <w:jc w:val="left"/>
        <w:rPr>
          <w:sz w:val="24"/>
          <w:szCs w:val="24"/>
        </w:rPr>
      </w:pPr>
      <w:r w:rsidRPr="00822371">
        <w:rPr>
          <w:sz w:val="24"/>
          <w:szCs w:val="24"/>
        </w:rPr>
        <w:t>Participants were assign</w:t>
      </w:r>
      <w:r w:rsidR="00475171">
        <w:rPr>
          <w:sz w:val="24"/>
          <w:szCs w:val="24"/>
        </w:rPr>
        <w:t>ed to one of three conditions</w:t>
      </w:r>
      <w:r w:rsidR="0065579F">
        <w:rPr>
          <w:sz w:val="24"/>
          <w:szCs w:val="24"/>
        </w:rPr>
        <w:t>. In the Baseline condition, all creatures were approximately equally salient, whereas i</w:t>
      </w:r>
      <w:r w:rsidR="00475171">
        <w:rPr>
          <w:sz w:val="24"/>
          <w:szCs w:val="24"/>
        </w:rPr>
        <w:t>n the Congruent and C</w:t>
      </w:r>
      <w:r w:rsidRPr="00822371">
        <w:rPr>
          <w:sz w:val="24"/>
          <w:szCs w:val="24"/>
        </w:rPr>
        <w:t>ompetition conditions,</w:t>
      </w:r>
      <w:r w:rsidR="0065579F">
        <w:rPr>
          <w:sz w:val="24"/>
          <w:szCs w:val="24"/>
        </w:rPr>
        <w:t xml:space="preserve"> salience </w:t>
      </w:r>
      <w:del w:id="188" w:author="Nate Blanco" w:date="2019-09-16T05:00:00Z">
        <w:r w:rsidR="0065579F" w:rsidDel="00EC0E2E">
          <w:rPr>
            <w:sz w:val="24"/>
            <w:szCs w:val="24"/>
          </w:rPr>
          <w:delText xml:space="preserve">of the creatures </w:delText>
        </w:r>
      </w:del>
      <w:r w:rsidR="0065579F">
        <w:rPr>
          <w:sz w:val="24"/>
          <w:szCs w:val="24"/>
        </w:rPr>
        <w:t>was unequal. Specifically, three</w:t>
      </w:r>
      <w:r w:rsidRPr="00822371">
        <w:rPr>
          <w:sz w:val="24"/>
          <w:szCs w:val="24"/>
        </w:rPr>
        <w:t xml:space="preserve"> of the </w:t>
      </w:r>
      <w:del w:id="189" w:author="Nate Blanco" w:date="2019-09-16T03:12:00Z">
        <w:r w:rsidRPr="00822371" w:rsidDel="00907C80">
          <w:rPr>
            <w:sz w:val="24"/>
            <w:szCs w:val="24"/>
          </w:rPr>
          <w:delText xml:space="preserve">four </w:delText>
        </w:r>
      </w:del>
      <w:r w:rsidRPr="00822371">
        <w:rPr>
          <w:sz w:val="24"/>
          <w:szCs w:val="24"/>
        </w:rPr>
        <w:t>creatures were</w:t>
      </w:r>
      <w:del w:id="190" w:author="Nate Blanco" w:date="2019-09-11T02:59:00Z">
        <w:r w:rsidRPr="00822371" w:rsidDel="008110A8">
          <w:rPr>
            <w:sz w:val="24"/>
            <w:szCs w:val="24"/>
          </w:rPr>
          <w:delText xml:space="preserve"> simple</w:delText>
        </w:r>
      </w:del>
      <w:r w:rsidRPr="00822371">
        <w:rPr>
          <w:sz w:val="24"/>
          <w:szCs w:val="24"/>
        </w:rPr>
        <w:t xml:space="preserve"> black</w:t>
      </w:r>
      <w:ins w:id="191" w:author="Nate Blanco" w:date="2019-09-11T20:06:00Z">
        <w:r w:rsidR="00CF7009">
          <w:rPr>
            <w:sz w:val="24"/>
            <w:szCs w:val="24"/>
          </w:rPr>
          <w:t>-</w:t>
        </w:r>
      </w:ins>
      <w:del w:id="192" w:author="Nate Blanco" w:date="2019-09-11T20:06:00Z">
        <w:r w:rsidRPr="00822371" w:rsidDel="00CF7009">
          <w:rPr>
            <w:sz w:val="24"/>
            <w:szCs w:val="24"/>
          </w:rPr>
          <w:delText xml:space="preserve"> </w:delText>
        </w:r>
      </w:del>
      <w:r w:rsidRPr="00822371">
        <w:rPr>
          <w:sz w:val="24"/>
          <w:szCs w:val="24"/>
        </w:rPr>
        <w:t>and</w:t>
      </w:r>
      <w:ins w:id="193" w:author="Nate Blanco" w:date="2019-09-11T20:06:00Z">
        <w:r w:rsidR="00CF7009">
          <w:rPr>
            <w:sz w:val="24"/>
            <w:szCs w:val="24"/>
          </w:rPr>
          <w:t>-</w:t>
        </w:r>
      </w:ins>
      <w:del w:id="194" w:author="Nate Blanco" w:date="2019-09-11T20:06:00Z">
        <w:r w:rsidRPr="00822371" w:rsidDel="00CF7009">
          <w:rPr>
            <w:sz w:val="24"/>
            <w:szCs w:val="24"/>
          </w:rPr>
          <w:delText xml:space="preserve"> </w:delText>
        </w:r>
      </w:del>
      <w:r w:rsidRPr="00822371">
        <w:rPr>
          <w:sz w:val="24"/>
          <w:szCs w:val="24"/>
        </w:rPr>
        <w:t>white stick figures</w:t>
      </w:r>
      <w:r w:rsidR="00313C45">
        <w:rPr>
          <w:sz w:val="24"/>
          <w:szCs w:val="24"/>
        </w:rPr>
        <w:t>,</w:t>
      </w:r>
      <w:r w:rsidRPr="00822371">
        <w:rPr>
          <w:sz w:val="24"/>
          <w:szCs w:val="24"/>
        </w:rPr>
        <w:t xml:space="preserve"> w</w:t>
      </w:r>
      <w:r w:rsidR="00313C45">
        <w:rPr>
          <w:sz w:val="24"/>
          <w:szCs w:val="24"/>
        </w:rPr>
        <w:t>hereas</w:t>
      </w:r>
      <w:r w:rsidRPr="00822371">
        <w:rPr>
          <w:sz w:val="24"/>
          <w:szCs w:val="24"/>
        </w:rPr>
        <w:t xml:space="preserve"> one was colorful and perceptually rich. </w:t>
      </w:r>
      <w:del w:id="195" w:author="Nate Blanco" w:date="2019-09-11T20:07:00Z">
        <w:r w:rsidRPr="00822371" w:rsidDel="00CF7009">
          <w:rPr>
            <w:sz w:val="24"/>
            <w:szCs w:val="24"/>
          </w:rPr>
          <w:delText>In addition</w:delText>
        </w:r>
      </w:del>
      <w:ins w:id="196" w:author="Nate Blanco" w:date="2019-09-11T20:07:00Z">
        <w:r w:rsidR="00CF7009">
          <w:rPr>
            <w:sz w:val="24"/>
            <w:szCs w:val="24"/>
          </w:rPr>
          <w:t>Additionally</w:t>
        </w:r>
      </w:ins>
      <w:r w:rsidRPr="00822371">
        <w:rPr>
          <w:sz w:val="24"/>
          <w:szCs w:val="24"/>
        </w:rPr>
        <w:t xml:space="preserve">, on each trial the salient image </w:t>
      </w:r>
      <w:r w:rsidR="00313C45">
        <w:rPr>
          <w:sz w:val="24"/>
          <w:szCs w:val="24"/>
        </w:rPr>
        <w:t>was</w:t>
      </w:r>
      <w:r w:rsidRPr="00822371">
        <w:rPr>
          <w:sz w:val="24"/>
          <w:szCs w:val="24"/>
        </w:rPr>
        <w:t xml:space="preserve"> a </w:t>
      </w:r>
      <w:r w:rsidR="00313C45">
        <w:rPr>
          <w:sz w:val="24"/>
          <w:szCs w:val="24"/>
        </w:rPr>
        <w:t>different</w:t>
      </w:r>
      <w:r w:rsidRPr="00822371">
        <w:rPr>
          <w:sz w:val="24"/>
          <w:szCs w:val="24"/>
        </w:rPr>
        <w:t xml:space="preserve"> nove</w:t>
      </w:r>
      <w:r w:rsidR="00F85D60">
        <w:rPr>
          <w:sz w:val="24"/>
          <w:szCs w:val="24"/>
        </w:rPr>
        <w:t>l creature (Figure 1C).</w:t>
      </w:r>
      <w:r w:rsidR="00BC6207">
        <w:rPr>
          <w:sz w:val="24"/>
          <w:szCs w:val="24"/>
        </w:rPr>
        <w:t xml:space="preserve"> Fifty </w:t>
      </w:r>
      <w:del w:id="197" w:author="Nate Blanco" w:date="2019-09-11T20:07:00Z">
        <w:r w:rsidR="003C6AC3" w:rsidDel="00CF7009">
          <w:rPr>
            <w:sz w:val="24"/>
            <w:szCs w:val="24"/>
          </w:rPr>
          <w:delText xml:space="preserve">different </w:delText>
        </w:r>
      </w:del>
      <w:ins w:id="198" w:author="Nate Blanco" w:date="2019-09-11T20:07:00Z">
        <w:r w:rsidR="00CF7009">
          <w:rPr>
            <w:sz w:val="24"/>
            <w:szCs w:val="24"/>
          </w:rPr>
          <w:t xml:space="preserve">unique </w:t>
        </w:r>
      </w:ins>
      <w:r w:rsidR="00BC6207">
        <w:rPr>
          <w:sz w:val="24"/>
          <w:szCs w:val="24"/>
        </w:rPr>
        <w:t>images were used</w:t>
      </w:r>
      <w:r w:rsidR="00684428">
        <w:rPr>
          <w:sz w:val="24"/>
          <w:szCs w:val="24"/>
        </w:rPr>
        <w:t xml:space="preserve"> for the salient option</w:t>
      </w:r>
      <w:r w:rsidR="00BC6207">
        <w:rPr>
          <w:sz w:val="24"/>
          <w:szCs w:val="24"/>
        </w:rPr>
        <w:t>,</w:t>
      </w:r>
      <w:del w:id="199" w:author="Nate Blanco" w:date="2019-09-11T20:07:00Z">
        <w:r w:rsidR="00BC6207" w:rsidDel="00CF7009">
          <w:rPr>
            <w:sz w:val="24"/>
            <w:szCs w:val="24"/>
          </w:rPr>
          <w:delText xml:space="preserve"> so</w:delText>
        </w:r>
      </w:del>
      <w:r w:rsidR="00BC6207">
        <w:rPr>
          <w:sz w:val="24"/>
          <w:szCs w:val="24"/>
        </w:rPr>
        <w:t xml:space="preserve"> each </w:t>
      </w:r>
      <w:del w:id="200" w:author="Nate Blanco" w:date="2019-09-12T04:02:00Z">
        <w:r w:rsidR="00BC6207" w:rsidDel="009E7369">
          <w:rPr>
            <w:sz w:val="24"/>
            <w:szCs w:val="24"/>
          </w:rPr>
          <w:delText>image</w:delText>
        </w:r>
        <w:r w:rsidR="003C6AC3" w:rsidDel="009E7369">
          <w:rPr>
            <w:sz w:val="24"/>
            <w:szCs w:val="24"/>
          </w:rPr>
          <w:delText xml:space="preserve"> </w:delText>
        </w:r>
      </w:del>
      <w:r w:rsidR="003C6AC3">
        <w:rPr>
          <w:sz w:val="24"/>
          <w:szCs w:val="24"/>
        </w:rPr>
        <w:t>appear</w:t>
      </w:r>
      <w:ins w:id="201" w:author="Nate Blanco" w:date="2019-09-11T20:07:00Z">
        <w:r w:rsidR="00CF7009">
          <w:rPr>
            <w:sz w:val="24"/>
            <w:szCs w:val="24"/>
          </w:rPr>
          <w:t>ing</w:t>
        </w:r>
      </w:ins>
      <w:del w:id="202" w:author="Nate Blanco" w:date="2019-09-11T20:07:00Z">
        <w:r w:rsidR="003C6AC3" w:rsidDel="00CF7009">
          <w:rPr>
            <w:sz w:val="24"/>
            <w:szCs w:val="24"/>
          </w:rPr>
          <w:delText>ed</w:delText>
        </w:r>
      </w:del>
      <w:r w:rsidR="003C6AC3">
        <w:rPr>
          <w:sz w:val="24"/>
          <w:szCs w:val="24"/>
        </w:rPr>
        <w:t xml:space="preserve"> twice during the experiment.</w:t>
      </w:r>
      <w:r w:rsidR="00F85D60">
        <w:rPr>
          <w:sz w:val="24"/>
          <w:szCs w:val="24"/>
        </w:rPr>
        <w:t xml:space="preserve"> In the C</w:t>
      </w:r>
      <w:r w:rsidRPr="00822371">
        <w:rPr>
          <w:sz w:val="24"/>
          <w:szCs w:val="24"/>
        </w:rPr>
        <w:t>o</w:t>
      </w:r>
      <w:r w:rsidR="000C4F11">
        <w:rPr>
          <w:sz w:val="24"/>
          <w:szCs w:val="24"/>
        </w:rPr>
        <w:t>mpetition</w:t>
      </w:r>
      <w:r w:rsidRPr="00822371">
        <w:rPr>
          <w:sz w:val="24"/>
          <w:szCs w:val="24"/>
        </w:rPr>
        <w:t xml:space="preserve"> condition, the salient option was mapped to the </w:t>
      </w:r>
      <w:r w:rsidR="000C4F11">
        <w:rPr>
          <w:sz w:val="24"/>
          <w:szCs w:val="24"/>
        </w:rPr>
        <w:t>lowest</w:t>
      </w:r>
      <w:r w:rsidR="000C4F11" w:rsidRPr="00822371">
        <w:rPr>
          <w:sz w:val="24"/>
          <w:szCs w:val="24"/>
        </w:rPr>
        <w:t xml:space="preserve"> </w:t>
      </w:r>
      <w:r w:rsidRPr="00822371">
        <w:rPr>
          <w:sz w:val="24"/>
          <w:szCs w:val="24"/>
        </w:rPr>
        <w:t>reward</w:t>
      </w:r>
      <w:del w:id="203" w:author="Nate Blanco" w:date="2019-09-16T03:12:00Z">
        <w:r w:rsidRPr="00822371" w:rsidDel="00DF0751">
          <w:rPr>
            <w:sz w:val="24"/>
            <w:szCs w:val="24"/>
          </w:rPr>
          <w:delText xml:space="preserve"> value</w:delText>
        </w:r>
      </w:del>
      <w:r w:rsidRPr="00822371">
        <w:rPr>
          <w:sz w:val="24"/>
          <w:szCs w:val="24"/>
        </w:rPr>
        <w:t xml:space="preserve"> (1 cand</w:t>
      </w:r>
      <w:r w:rsidR="000C4F11">
        <w:rPr>
          <w:sz w:val="24"/>
          <w:szCs w:val="24"/>
        </w:rPr>
        <w:t>y</w:t>
      </w:r>
      <w:r w:rsidR="002C1FE8">
        <w:rPr>
          <w:sz w:val="24"/>
          <w:szCs w:val="24"/>
        </w:rPr>
        <w:t>)</w:t>
      </w:r>
      <w:r w:rsidR="0065579F">
        <w:rPr>
          <w:sz w:val="24"/>
          <w:szCs w:val="24"/>
        </w:rPr>
        <w:t>, whereas i</w:t>
      </w:r>
      <w:r w:rsidR="002C1FE8">
        <w:rPr>
          <w:sz w:val="24"/>
          <w:szCs w:val="24"/>
        </w:rPr>
        <w:t>n the C</w:t>
      </w:r>
      <w:r w:rsidRPr="00822371">
        <w:rPr>
          <w:sz w:val="24"/>
          <w:szCs w:val="24"/>
        </w:rPr>
        <w:t>o</w:t>
      </w:r>
      <w:r w:rsidR="000C4F11">
        <w:rPr>
          <w:sz w:val="24"/>
          <w:szCs w:val="24"/>
        </w:rPr>
        <w:t>ngruent</w:t>
      </w:r>
      <w:r w:rsidRPr="00822371">
        <w:rPr>
          <w:sz w:val="24"/>
          <w:szCs w:val="24"/>
        </w:rPr>
        <w:t xml:space="preserve"> condition, the salient option was mapped to the </w:t>
      </w:r>
      <w:r w:rsidR="000C4F11">
        <w:rPr>
          <w:sz w:val="24"/>
          <w:szCs w:val="24"/>
        </w:rPr>
        <w:t>high</w:t>
      </w:r>
      <w:r w:rsidRPr="00822371">
        <w:rPr>
          <w:sz w:val="24"/>
          <w:szCs w:val="24"/>
        </w:rPr>
        <w:t>est reward</w:t>
      </w:r>
      <w:del w:id="204" w:author="Nate Blanco" w:date="2019-09-16T03:12:00Z">
        <w:r w:rsidRPr="00822371" w:rsidDel="00DF0751">
          <w:rPr>
            <w:sz w:val="24"/>
            <w:szCs w:val="24"/>
          </w:rPr>
          <w:delText xml:space="preserve"> value</w:delText>
        </w:r>
      </w:del>
      <w:r w:rsidRPr="00822371">
        <w:rPr>
          <w:sz w:val="24"/>
          <w:szCs w:val="24"/>
        </w:rPr>
        <w:t xml:space="preserve"> (1</w:t>
      </w:r>
      <w:r w:rsidR="000C4F11">
        <w:rPr>
          <w:sz w:val="24"/>
          <w:szCs w:val="24"/>
        </w:rPr>
        <w:t>0</w:t>
      </w:r>
      <w:r w:rsidRPr="00822371">
        <w:rPr>
          <w:sz w:val="24"/>
          <w:szCs w:val="24"/>
        </w:rPr>
        <w:t xml:space="preserve"> cand</w:t>
      </w:r>
      <w:r w:rsidR="000C4F11">
        <w:rPr>
          <w:sz w:val="24"/>
          <w:szCs w:val="24"/>
        </w:rPr>
        <w:t>ie</w:t>
      </w:r>
      <w:r w:rsidR="009932BE">
        <w:rPr>
          <w:sz w:val="24"/>
          <w:szCs w:val="24"/>
        </w:rPr>
        <w:t>s</w:t>
      </w:r>
      <w:r w:rsidRPr="00822371">
        <w:rPr>
          <w:sz w:val="24"/>
          <w:szCs w:val="24"/>
        </w:rPr>
        <w:t>)</w:t>
      </w:r>
      <w:r w:rsidR="006158DE">
        <w:rPr>
          <w:sz w:val="24"/>
          <w:szCs w:val="24"/>
        </w:rPr>
        <w:t xml:space="preserve">. </w:t>
      </w:r>
    </w:p>
    <w:p w14:paraId="0565C0FD" w14:textId="77777777" w:rsidR="00576389" w:rsidRDefault="00576389" w:rsidP="00576389">
      <w:pPr>
        <w:spacing w:line="480" w:lineRule="auto"/>
        <w:ind w:firstLine="720"/>
        <w:jc w:val="center"/>
        <w:rPr>
          <w:b/>
          <w:sz w:val="24"/>
          <w:szCs w:val="24"/>
        </w:rPr>
      </w:pPr>
      <w:r>
        <w:rPr>
          <w:b/>
          <w:sz w:val="24"/>
          <w:szCs w:val="24"/>
        </w:rPr>
        <w:t>Results</w:t>
      </w:r>
    </w:p>
    <w:p w14:paraId="2BA957FE" w14:textId="77777777" w:rsidR="000C6F65" w:rsidRPr="000C6F65" w:rsidRDefault="000C6F65" w:rsidP="000C6F65">
      <w:pPr>
        <w:spacing w:line="480" w:lineRule="auto"/>
        <w:ind w:firstLine="0"/>
        <w:jc w:val="left"/>
        <w:rPr>
          <w:i/>
          <w:sz w:val="24"/>
          <w:szCs w:val="24"/>
        </w:rPr>
      </w:pPr>
      <w:r>
        <w:rPr>
          <w:i/>
          <w:sz w:val="24"/>
          <w:szCs w:val="24"/>
        </w:rPr>
        <w:t>Choice proportions</w:t>
      </w:r>
    </w:p>
    <w:p w14:paraId="1AA179F3" w14:textId="21B92FDA" w:rsidR="006A0C61" w:rsidRDefault="00576389" w:rsidP="00193AE5">
      <w:pPr>
        <w:spacing w:line="480" w:lineRule="auto"/>
        <w:ind w:firstLine="720"/>
        <w:jc w:val="left"/>
        <w:rPr>
          <w:sz w:val="24"/>
          <w:szCs w:val="24"/>
        </w:rPr>
      </w:pPr>
      <w:r w:rsidRPr="00576389">
        <w:rPr>
          <w:sz w:val="24"/>
          <w:szCs w:val="24"/>
        </w:rPr>
        <w:t xml:space="preserve">Participants’ choices over the course of the experiment </w:t>
      </w:r>
      <w:r w:rsidR="007644FF">
        <w:rPr>
          <w:sz w:val="24"/>
          <w:szCs w:val="24"/>
        </w:rPr>
        <w:t>are presented in</w:t>
      </w:r>
      <w:r w:rsidR="0029301E">
        <w:rPr>
          <w:sz w:val="24"/>
          <w:szCs w:val="24"/>
        </w:rPr>
        <w:t xml:space="preserve"> </w:t>
      </w:r>
      <w:r w:rsidRPr="00576389">
        <w:rPr>
          <w:sz w:val="24"/>
          <w:szCs w:val="24"/>
        </w:rPr>
        <w:t xml:space="preserve">Figure 2. </w:t>
      </w:r>
      <w:del w:id="205" w:author="Nate Blanco" w:date="2019-09-11T20:08:00Z">
        <w:r w:rsidR="00E80947" w:rsidDel="00B80386">
          <w:rPr>
            <w:sz w:val="24"/>
            <w:szCs w:val="24"/>
          </w:rPr>
          <w:delText>In order to</w:delText>
        </w:r>
      </w:del>
      <w:ins w:id="206" w:author="Nate Blanco" w:date="2019-09-11T20:08:00Z">
        <w:r w:rsidR="00B80386">
          <w:rPr>
            <w:sz w:val="24"/>
            <w:szCs w:val="24"/>
          </w:rPr>
          <w:t>To</w:t>
        </w:r>
      </w:ins>
      <w:r w:rsidR="00E80947">
        <w:rPr>
          <w:sz w:val="24"/>
          <w:szCs w:val="24"/>
        </w:rPr>
        <w:t xml:space="preserve"> assess the effect of saliency on performance, we analyzed </w:t>
      </w:r>
      <w:r w:rsidR="00E80947" w:rsidRPr="00576389">
        <w:rPr>
          <w:sz w:val="24"/>
          <w:szCs w:val="24"/>
        </w:rPr>
        <w:t xml:space="preserve">the proportion of trials </w:t>
      </w:r>
      <w:r w:rsidR="00E80947">
        <w:rPr>
          <w:sz w:val="24"/>
          <w:szCs w:val="24"/>
        </w:rPr>
        <w:t>that the</w:t>
      </w:r>
      <w:r w:rsidR="00E80947" w:rsidRPr="00576389">
        <w:rPr>
          <w:sz w:val="24"/>
          <w:szCs w:val="24"/>
        </w:rPr>
        <w:t xml:space="preserve"> highest</w:t>
      </w:r>
      <w:ins w:id="207" w:author="Nate Blanco" w:date="2019-09-11T09:33:00Z">
        <w:r w:rsidR="00E27194">
          <w:rPr>
            <w:sz w:val="24"/>
            <w:szCs w:val="24"/>
          </w:rPr>
          <w:t>-</w:t>
        </w:r>
      </w:ins>
      <w:del w:id="208" w:author="Nate Blanco" w:date="2019-09-11T09:33:00Z">
        <w:r w:rsidR="00E80947" w:rsidRPr="00576389" w:rsidDel="00E27194">
          <w:rPr>
            <w:sz w:val="24"/>
            <w:szCs w:val="24"/>
          </w:rPr>
          <w:delText xml:space="preserve"> </w:delText>
        </w:r>
      </w:del>
      <w:r w:rsidR="00E80947" w:rsidRPr="00576389">
        <w:rPr>
          <w:sz w:val="24"/>
          <w:szCs w:val="24"/>
        </w:rPr>
        <w:t>valued option was chosen</w:t>
      </w:r>
      <w:del w:id="209" w:author="Nathaniel Blanco" w:date="2019-09-13T14:29:00Z">
        <w:r w:rsidR="00E80947" w:rsidDel="009706C0">
          <w:rPr>
            <w:sz w:val="24"/>
            <w:szCs w:val="24"/>
          </w:rPr>
          <w:delText xml:space="preserve"> across the three conditions</w:delText>
        </w:r>
      </w:del>
      <w:r w:rsidR="00E80947">
        <w:rPr>
          <w:sz w:val="24"/>
          <w:szCs w:val="24"/>
        </w:rPr>
        <w:t xml:space="preserve">. </w:t>
      </w:r>
      <w:r w:rsidR="006A0C61">
        <w:rPr>
          <w:sz w:val="24"/>
          <w:szCs w:val="24"/>
        </w:rPr>
        <w:t>A 3x2 (age group by condition) ANOVA revealed a main effect of age group</w:t>
      </w:r>
      <w:r w:rsidR="00CF6D83">
        <w:rPr>
          <w:sz w:val="24"/>
          <w:szCs w:val="24"/>
        </w:rPr>
        <w:t>,</w:t>
      </w:r>
      <w:r w:rsidR="006A0C61">
        <w:rPr>
          <w:sz w:val="24"/>
          <w:szCs w:val="24"/>
        </w:rPr>
        <w:t xml:space="preserve"> </w:t>
      </w:r>
      <w:r w:rsidR="00D650E1">
        <w:rPr>
          <w:i/>
          <w:iCs/>
          <w:sz w:val="24"/>
          <w:szCs w:val="24"/>
        </w:rPr>
        <w:t>F</w:t>
      </w:r>
      <w:r w:rsidR="00D650E1">
        <w:rPr>
          <w:sz w:val="24"/>
          <w:szCs w:val="24"/>
        </w:rPr>
        <w:t>(1,212)</w:t>
      </w:r>
      <w:r w:rsidR="00176855">
        <w:rPr>
          <w:sz w:val="24"/>
          <w:szCs w:val="24"/>
        </w:rPr>
        <w:t>=</w:t>
      </w:r>
      <w:r w:rsidR="00D650E1">
        <w:rPr>
          <w:sz w:val="24"/>
          <w:szCs w:val="24"/>
        </w:rPr>
        <w:t xml:space="preserve">391.93, </w:t>
      </w:r>
      <w:r w:rsidR="00D650E1">
        <w:rPr>
          <w:i/>
          <w:iCs/>
          <w:sz w:val="24"/>
          <w:szCs w:val="24"/>
        </w:rPr>
        <w:t>p</w:t>
      </w:r>
      <w:r w:rsidR="00D650E1">
        <w:rPr>
          <w:sz w:val="24"/>
          <w:szCs w:val="24"/>
        </w:rPr>
        <w:t>&lt;0.001</w:t>
      </w:r>
      <w:r w:rsidR="006A0C61">
        <w:rPr>
          <w:sz w:val="24"/>
          <w:szCs w:val="24"/>
        </w:rPr>
        <w:t>,</w:t>
      </w:r>
      <w:r w:rsidR="009B61D3">
        <w:rPr>
          <w:sz w:val="24"/>
          <w:szCs w:val="24"/>
        </w:rPr>
        <w:t xml:space="preserve"> partial</w:t>
      </w:r>
      <w:r w:rsidR="00CF6D83">
        <w:rPr>
          <w:sz w:val="24"/>
          <w:szCs w:val="24"/>
        </w:rPr>
        <w:t>-</w:t>
      </w:r>
      <w:r w:rsidR="009B61D3" w:rsidRPr="00576389">
        <w:rPr>
          <w:i/>
          <w:sz w:val="24"/>
          <w:szCs w:val="24"/>
        </w:rPr>
        <w:sym w:font="Symbol" w:char="F068"/>
      </w:r>
      <w:r w:rsidR="009B61D3" w:rsidRPr="00576389">
        <w:rPr>
          <w:i/>
          <w:sz w:val="24"/>
          <w:szCs w:val="24"/>
          <w:vertAlign w:val="superscript"/>
        </w:rPr>
        <w:t>2</w:t>
      </w:r>
      <w:r w:rsidR="009B61D3">
        <w:rPr>
          <w:iCs/>
          <w:sz w:val="24"/>
          <w:szCs w:val="24"/>
        </w:rPr>
        <w:t>=0.65,</w:t>
      </w:r>
      <w:r w:rsidR="006A0C61">
        <w:rPr>
          <w:sz w:val="24"/>
          <w:szCs w:val="24"/>
        </w:rPr>
        <w:t xml:space="preserve"> a main effect of condition</w:t>
      </w:r>
      <w:r w:rsidR="00CF6D83">
        <w:rPr>
          <w:sz w:val="24"/>
          <w:szCs w:val="24"/>
        </w:rPr>
        <w:t>,</w:t>
      </w:r>
      <w:r w:rsidR="006A0C61">
        <w:rPr>
          <w:sz w:val="24"/>
          <w:szCs w:val="24"/>
        </w:rPr>
        <w:t xml:space="preserve"> </w:t>
      </w:r>
      <w:r w:rsidR="00D650E1">
        <w:rPr>
          <w:i/>
          <w:iCs/>
          <w:sz w:val="24"/>
          <w:szCs w:val="24"/>
        </w:rPr>
        <w:t>F</w:t>
      </w:r>
      <w:r w:rsidR="00D650E1">
        <w:rPr>
          <w:sz w:val="24"/>
          <w:szCs w:val="24"/>
        </w:rPr>
        <w:t xml:space="preserve">(2,212)=20.89, </w:t>
      </w:r>
      <w:r w:rsidR="00D650E1">
        <w:rPr>
          <w:i/>
          <w:iCs/>
          <w:sz w:val="24"/>
          <w:szCs w:val="24"/>
        </w:rPr>
        <w:t>p</w:t>
      </w:r>
      <w:r w:rsidR="00D650E1">
        <w:rPr>
          <w:sz w:val="24"/>
          <w:szCs w:val="24"/>
        </w:rPr>
        <w:t>&lt;0.001</w:t>
      </w:r>
      <w:r w:rsidR="006A0C61">
        <w:rPr>
          <w:sz w:val="24"/>
          <w:szCs w:val="24"/>
        </w:rPr>
        <w:t>,</w:t>
      </w:r>
      <w:r w:rsidR="009B61D3">
        <w:rPr>
          <w:sz w:val="24"/>
          <w:szCs w:val="24"/>
        </w:rPr>
        <w:t xml:space="preserve"> partial</w:t>
      </w:r>
      <w:r w:rsidR="00CF6D83">
        <w:rPr>
          <w:sz w:val="24"/>
          <w:szCs w:val="24"/>
        </w:rPr>
        <w:t>-</w:t>
      </w:r>
      <w:r w:rsidR="009B61D3" w:rsidRPr="00576389">
        <w:rPr>
          <w:i/>
          <w:sz w:val="24"/>
          <w:szCs w:val="24"/>
        </w:rPr>
        <w:sym w:font="Symbol" w:char="F068"/>
      </w:r>
      <w:r w:rsidR="009B61D3" w:rsidRPr="00576389">
        <w:rPr>
          <w:i/>
          <w:sz w:val="24"/>
          <w:szCs w:val="24"/>
          <w:vertAlign w:val="superscript"/>
        </w:rPr>
        <w:t>2</w:t>
      </w:r>
      <w:r w:rsidR="009B61D3">
        <w:rPr>
          <w:iCs/>
          <w:sz w:val="24"/>
          <w:szCs w:val="24"/>
        </w:rPr>
        <w:t>=0.16,</w:t>
      </w:r>
      <w:r w:rsidR="006A0C61">
        <w:rPr>
          <w:sz w:val="24"/>
          <w:szCs w:val="24"/>
        </w:rPr>
        <w:t xml:space="preserve"> and a significant interaction</w:t>
      </w:r>
      <w:r w:rsidR="00D650E1">
        <w:rPr>
          <w:sz w:val="24"/>
          <w:szCs w:val="24"/>
        </w:rPr>
        <w:t xml:space="preserve">, </w:t>
      </w:r>
      <w:r w:rsidR="00D650E1">
        <w:rPr>
          <w:i/>
          <w:iCs/>
          <w:sz w:val="24"/>
          <w:szCs w:val="24"/>
        </w:rPr>
        <w:t>F</w:t>
      </w:r>
      <w:r w:rsidR="00D650E1">
        <w:rPr>
          <w:sz w:val="24"/>
          <w:szCs w:val="24"/>
        </w:rPr>
        <w:t xml:space="preserve">(2,212)=6.17, </w:t>
      </w:r>
      <w:r w:rsidR="00D650E1">
        <w:rPr>
          <w:i/>
          <w:iCs/>
          <w:sz w:val="24"/>
          <w:szCs w:val="24"/>
        </w:rPr>
        <w:t>p</w:t>
      </w:r>
      <w:r w:rsidR="00D650E1">
        <w:rPr>
          <w:sz w:val="24"/>
          <w:szCs w:val="24"/>
        </w:rPr>
        <w:t>=0.002</w:t>
      </w:r>
      <w:r w:rsidR="009B61D3">
        <w:rPr>
          <w:sz w:val="24"/>
          <w:szCs w:val="24"/>
        </w:rPr>
        <w:t>, partial</w:t>
      </w:r>
      <w:r w:rsidR="00CF6D83">
        <w:rPr>
          <w:sz w:val="24"/>
          <w:szCs w:val="24"/>
        </w:rPr>
        <w:t>-</w:t>
      </w:r>
      <w:r w:rsidR="009B61D3" w:rsidRPr="00576389">
        <w:rPr>
          <w:i/>
          <w:sz w:val="24"/>
          <w:szCs w:val="24"/>
        </w:rPr>
        <w:sym w:font="Symbol" w:char="F068"/>
      </w:r>
      <w:r w:rsidR="009B61D3" w:rsidRPr="00576389">
        <w:rPr>
          <w:i/>
          <w:sz w:val="24"/>
          <w:szCs w:val="24"/>
          <w:vertAlign w:val="superscript"/>
        </w:rPr>
        <w:t>2</w:t>
      </w:r>
      <w:r w:rsidR="009B61D3">
        <w:rPr>
          <w:iCs/>
          <w:sz w:val="24"/>
          <w:szCs w:val="24"/>
        </w:rPr>
        <w:t>=0.06</w:t>
      </w:r>
      <w:r w:rsidR="006A0C61">
        <w:rPr>
          <w:sz w:val="24"/>
          <w:szCs w:val="24"/>
        </w:rPr>
        <w:t>.</w:t>
      </w:r>
    </w:p>
    <w:p w14:paraId="3FD02E7A" w14:textId="261EFC78" w:rsidR="00D650E1" w:rsidRDefault="00576389" w:rsidP="00FB4C60">
      <w:pPr>
        <w:spacing w:line="480" w:lineRule="auto"/>
        <w:ind w:firstLine="720"/>
        <w:jc w:val="left"/>
        <w:rPr>
          <w:sz w:val="24"/>
          <w:szCs w:val="24"/>
        </w:rPr>
      </w:pPr>
      <w:r w:rsidRPr="00576389">
        <w:rPr>
          <w:sz w:val="24"/>
          <w:szCs w:val="24"/>
        </w:rPr>
        <w:t>ANOVA</w:t>
      </w:r>
      <w:r w:rsidR="004251E1">
        <w:rPr>
          <w:sz w:val="24"/>
          <w:szCs w:val="24"/>
        </w:rPr>
        <w:t>’s within each age group</w:t>
      </w:r>
      <w:r w:rsidRPr="00576389">
        <w:rPr>
          <w:sz w:val="24"/>
          <w:szCs w:val="24"/>
        </w:rPr>
        <w:t xml:space="preserve"> revealed significant effect</w:t>
      </w:r>
      <w:r w:rsidR="004251E1">
        <w:rPr>
          <w:sz w:val="24"/>
          <w:szCs w:val="24"/>
        </w:rPr>
        <w:t>s</w:t>
      </w:r>
      <w:r w:rsidRPr="00576389">
        <w:rPr>
          <w:sz w:val="24"/>
          <w:szCs w:val="24"/>
        </w:rPr>
        <w:t xml:space="preserve"> of condition</w:t>
      </w:r>
      <w:r w:rsidR="004251E1">
        <w:rPr>
          <w:sz w:val="24"/>
          <w:szCs w:val="24"/>
        </w:rPr>
        <w:t xml:space="preserve"> for </w:t>
      </w:r>
      <w:del w:id="210" w:author="Nate Blanco" w:date="2019-09-16T03:39:00Z">
        <w:r w:rsidR="004251E1" w:rsidDel="00F85565">
          <w:rPr>
            <w:sz w:val="24"/>
            <w:szCs w:val="24"/>
          </w:rPr>
          <w:delText xml:space="preserve">both </w:delText>
        </w:r>
      </w:del>
      <w:ins w:id="211" w:author="Nate Blanco" w:date="2019-09-16T03:39:00Z">
        <w:r w:rsidR="00F85565">
          <w:rPr>
            <w:sz w:val="24"/>
            <w:szCs w:val="24"/>
          </w:rPr>
          <w:t>each</w:t>
        </w:r>
        <w:r w:rsidR="00F85565">
          <w:rPr>
            <w:sz w:val="24"/>
            <w:szCs w:val="24"/>
          </w:rPr>
          <w:t xml:space="preserve"> </w:t>
        </w:r>
      </w:ins>
      <w:r w:rsidR="004251E1">
        <w:rPr>
          <w:sz w:val="24"/>
          <w:szCs w:val="24"/>
        </w:rPr>
        <w:t>group</w:t>
      </w:r>
      <w:del w:id="212" w:author="Nate Blanco" w:date="2019-09-16T03:39:00Z">
        <w:r w:rsidR="004251E1" w:rsidDel="00F85565">
          <w:rPr>
            <w:sz w:val="24"/>
            <w:szCs w:val="24"/>
          </w:rPr>
          <w:delText>s</w:delText>
        </w:r>
      </w:del>
      <w:r w:rsidR="005A17EC">
        <w:rPr>
          <w:sz w:val="24"/>
          <w:szCs w:val="24"/>
        </w:rPr>
        <w:t xml:space="preserve"> [</w:t>
      </w:r>
      <w:r w:rsidR="004251E1">
        <w:rPr>
          <w:sz w:val="24"/>
          <w:szCs w:val="24"/>
        </w:rPr>
        <w:t>children</w:t>
      </w:r>
      <w:r w:rsidR="005A17EC">
        <w:rPr>
          <w:sz w:val="24"/>
          <w:szCs w:val="24"/>
        </w:rPr>
        <w:t>:</w:t>
      </w:r>
      <w:r w:rsidRPr="00576389">
        <w:rPr>
          <w:sz w:val="24"/>
          <w:szCs w:val="24"/>
        </w:rPr>
        <w:t xml:space="preserve"> </w:t>
      </w:r>
      <w:proofErr w:type="gramStart"/>
      <w:r w:rsidRPr="00576389">
        <w:rPr>
          <w:i/>
          <w:sz w:val="24"/>
          <w:szCs w:val="24"/>
        </w:rPr>
        <w:t>F</w:t>
      </w:r>
      <w:r w:rsidR="00BE3235">
        <w:rPr>
          <w:sz w:val="24"/>
          <w:szCs w:val="24"/>
        </w:rPr>
        <w:t>(</w:t>
      </w:r>
      <w:proofErr w:type="gramEnd"/>
      <w:r w:rsidR="00BE3235">
        <w:rPr>
          <w:sz w:val="24"/>
          <w:szCs w:val="24"/>
        </w:rPr>
        <w:t>2,</w:t>
      </w:r>
      <w:del w:id="213" w:author="Nate Blanco" w:date="2019-09-11T09:29:00Z">
        <w:r w:rsidR="00BE3235" w:rsidDel="00342A89">
          <w:rPr>
            <w:sz w:val="24"/>
            <w:szCs w:val="24"/>
          </w:rPr>
          <w:delText xml:space="preserve"> </w:delText>
        </w:r>
      </w:del>
      <w:r w:rsidR="00BE3235">
        <w:rPr>
          <w:sz w:val="24"/>
          <w:szCs w:val="24"/>
        </w:rPr>
        <w:t>10</w:t>
      </w:r>
      <w:r w:rsidRPr="00576389">
        <w:rPr>
          <w:sz w:val="24"/>
          <w:szCs w:val="24"/>
        </w:rPr>
        <w:t>7</w:t>
      </w:r>
      <w:r w:rsidR="00BE3235">
        <w:rPr>
          <w:sz w:val="24"/>
          <w:szCs w:val="24"/>
        </w:rPr>
        <w:t>)=15</w:t>
      </w:r>
      <w:r w:rsidRPr="00576389">
        <w:rPr>
          <w:sz w:val="24"/>
          <w:szCs w:val="24"/>
        </w:rPr>
        <w:t xml:space="preserve">.40, </w:t>
      </w:r>
      <w:r w:rsidRPr="00576389">
        <w:rPr>
          <w:i/>
          <w:sz w:val="24"/>
          <w:szCs w:val="24"/>
        </w:rPr>
        <w:t>p</w:t>
      </w:r>
      <w:r w:rsidR="00176855">
        <w:rPr>
          <w:sz w:val="24"/>
          <w:szCs w:val="24"/>
        </w:rPr>
        <w:t>&lt;</w:t>
      </w:r>
      <w:r w:rsidRPr="00576389">
        <w:rPr>
          <w:sz w:val="24"/>
          <w:szCs w:val="24"/>
        </w:rPr>
        <w:t xml:space="preserve">0.001, </w:t>
      </w:r>
      <w:r w:rsidRPr="00576389">
        <w:rPr>
          <w:i/>
          <w:sz w:val="24"/>
          <w:szCs w:val="24"/>
        </w:rPr>
        <w:sym w:font="Symbol" w:char="F068"/>
      </w:r>
      <w:r w:rsidRPr="00576389">
        <w:rPr>
          <w:i/>
          <w:sz w:val="24"/>
          <w:szCs w:val="24"/>
          <w:vertAlign w:val="superscript"/>
        </w:rPr>
        <w:t>2</w:t>
      </w:r>
      <w:r w:rsidRPr="00576389">
        <w:rPr>
          <w:i/>
          <w:sz w:val="24"/>
          <w:szCs w:val="24"/>
        </w:rPr>
        <w:t>=</w:t>
      </w:r>
      <w:r w:rsidR="006C4543">
        <w:rPr>
          <w:sz w:val="24"/>
          <w:szCs w:val="24"/>
        </w:rPr>
        <w:t>0.22</w:t>
      </w:r>
      <w:r w:rsidR="005A17EC">
        <w:rPr>
          <w:sz w:val="24"/>
          <w:szCs w:val="24"/>
        </w:rPr>
        <w:t>;</w:t>
      </w:r>
      <w:r w:rsidR="004251E1">
        <w:rPr>
          <w:sz w:val="24"/>
          <w:szCs w:val="24"/>
        </w:rPr>
        <w:t xml:space="preserve"> adults</w:t>
      </w:r>
      <w:r w:rsidR="005A17EC">
        <w:rPr>
          <w:sz w:val="24"/>
          <w:szCs w:val="24"/>
        </w:rPr>
        <w:t>:</w:t>
      </w:r>
      <w:r w:rsidR="004251E1">
        <w:rPr>
          <w:sz w:val="24"/>
          <w:szCs w:val="24"/>
        </w:rPr>
        <w:t xml:space="preserve"> </w:t>
      </w:r>
      <w:r w:rsidR="004251E1">
        <w:rPr>
          <w:i/>
          <w:iCs/>
          <w:sz w:val="24"/>
          <w:szCs w:val="24"/>
        </w:rPr>
        <w:t>F</w:t>
      </w:r>
      <w:r w:rsidR="004251E1">
        <w:rPr>
          <w:sz w:val="24"/>
          <w:szCs w:val="24"/>
        </w:rPr>
        <w:t xml:space="preserve">(2,105)=10.68, </w:t>
      </w:r>
      <w:r w:rsidR="004251E1">
        <w:rPr>
          <w:i/>
          <w:iCs/>
          <w:sz w:val="24"/>
          <w:szCs w:val="24"/>
        </w:rPr>
        <w:t>p</w:t>
      </w:r>
      <w:r w:rsidR="004251E1">
        <w:rPr>
          <w:sz w:val="24"/>
          <w:szCs w:val="24"/>
        </w:rPr>
        <w:t>&lt;0.001</w:t>
      </w:r>
      <w:r w:rsidR="001837A7">
        <w:rPr>
          <w:sz w:val="24"/>
          <w:szCs w:val="24"/>
        </w:rPr>
        <w:t xml:space="preserve">, </w:t>
      </w:r>
      <w:r w:rsidR="001837A7" w:rsidRPr="00576389">
        <w:rPr>
          <w:i/>
          <w:sz w:val="24"/>
          <w:szCs w:val="24"/>
        </w:rPr>
        <w:sym w:font="Symbol" w:char="F068"/>
      </w:r>
      <w:r w:rsidR="001837A7" w:rsidRPr="00576389">
        <w:rPr>
          <w:i/>
          <w:sz w:val="24"/>
          <w:szCs w:val="24"/>
          <w:vertAlign w:val="superscript"/>
        </w:rPr>
        <w:t>2</w:t>
      </w:r>
      <w:r w:rsidR="001837A7" w:rsidRPr="00576389">
        <w:rPr>
          <w:i/>
          <w:sz w:val="24"/>
          <w:szCs w:val="24"/>
        </w:rPr>
        <w:t>=</w:t>
      </w:r>
      <w:r w:rsidR="001837A7">
        <w:rPr>
          <w:sz w:val="24"/>
          <w:szCs w:val="24"/>
        </w:rPr>
        <w:t>0.17</w:t>
      </w:r>
      <w:r w:rsidR="005A17EC">
        <w:rPr>
          <w:sz w:val="24"/>
          <w:szCs w:val="24"/>
        </w:rPr>
        <w:t>]</w:t>
      </w:r>
      <w:r w:rsidR="004251E1">
        <w:rPr>
          <w:sz w:val="24"/>
          <w:szCs w:val="24"/>
        </w:rPr>
        <w:t xml:space="preserve">. </w:t>
      </w:r>
      <w:r w:rsidR="0081409D">
        <w:rPr>
          <w:sz w:val="24"/>
          <w:szCs w:val="24"/>
        </w:rPr>
        <w:t xml:space="preserve">Specifically, </w:t>
      </w:r>
      <w:r w:rsidR="007F307C">
        <w:rPr>
          <w:sz w:val="24"/>
          <w:szCs w:val="24"/>
        </w:rPr>
        <w:t>children</w:t>
      </w:r>
      <w:ins w:id="214" w:author="Nathaniel Blanco" w:date="2019-09-13T14:30:00Z">
        <w:r w:rsidR="009706C0">
          <w:rPr>
            <w:sz w:val="24"/>
            <w:szCs w:val="24"/>
          </w:rPr>
          <w:t xml:space="preserve"> chose the highest-value option</w:t>
        </w:r>
      </w:ins>
      <w:r w:rsidR="007F307C">
        <w:rPr>
          <w:sz w:val="24"/>
          <w:szCs w:val="24"/>
        </w:rPr>
        <w:t xml:space="preserve"> </w:t>
      </w:r>
      <w:ins w:id="215" w:author="Nathaniel Blanco" w:date="2019-09-13T14:30:00Z">
        <w:r w:rsidR="009706C0" w:rsidRPr="00576389">
          <w:rPr>
            <w:sz w:val="24"/>
            <w:szCs w:val="24"/>
          </w:rPr>
          <w:t xml:space="preserve">more </w:t>
        </w:r>
        <w:r w:rsidR="009706C0">
          <w:rPr>
            <w:sz w:val="24"/>
            <w:szCs w:val="24"/>
          </w:rPr>
          <w:t xml:space="preserve">often </w:t>
        </w:r>
      </w:ins>
      <w:r w:rsidR="007F307C">
        <w:rPr>
          <w:sz w:val="24"/>
          <w:szCs w:val="24"/>
        </w:rPr>
        <w:t>in the Congruent condition (</w:t>
      </w:r>
      <w:r w:rsidR="007F307C">
        <w:rPr>
          <w:i/>
          <w:iCs/>
          <w:sz w:val="24"/>
          <w:szCs w:val="24"/>
        </w:rPr>
        <w:t>M</w:t>
      </w:r>
      <w:r w:rsidR="007F307C">
        <w:rPr>
          <w:sz w:val="24"/>
          <w:szCs w:val="24"/>
        </w:rPr>
        <w:t xml:space="preserve">=0.53) </w:t>
      </w:r>
      <w:del w:id="216" w:author="Nathaniel Blanco" w:date="2019-09-13T14:30:00Z">
        <w:r w:rsidR="007F307C" w:rsidDel="009706C0">
          <w:rPr>
            <w:sz w:val="24"/>
            <w:szCs w:val="24"/>
          </w:rPr>
          <w:delText>cho</w:delText>
        </w:r>
        <w:r w:rsidR="0081409D" w:rsidDel="009706C0">
          <w:rPr>
            <w:sz w:val="24"/>
            <w:szCs w:val="24"/>
          </w:rPr>
          <w:delText>se</w:delText>
        </w:r>
        <w:r w:rsidR="007F307C" w:rsidDel="009706C0">
          <w:rPr>
            <w:sz w:val="24"/>
            <w:szCs w:val="24"/>
          </w:rPr>
          <w:delText xml:space="preserve"> the highest</w:delText>
        </w:r>
      </w:del>
      <w:ins w:id="217" w:author="Nate Blanco" w:date="2019-09-11T09:33:00Z">
        <w:del w:id="218" w:author="Nathaniel Blanco" w:date="2019-09-13T14:30:00Z">
          <w:r w:rsidR="00E27194" w:rsidDel="009706C0">
            <w:rPr>
              <w:sz w:val="24"/>
              <w:szCs w:val="24"/>
            </w:rPr>
            <w:delText>-</w:delText>
          </w:r>
        </w:del>
      </w:ins>
      <w:del w:id="219" w:author="Nathaniel Blanco" w:date="2019-09-13T14:30:00Z">
        <w:r w:rsidR="007F307C" w:rsidDel="009706C0">
          <w:rPr>
            <w:sz w:val="24"/>
            <w:szCs w:val="24"/>
          </w:rPr>
          <w:delText xml:space="preserve"> value option </w:delText>
        </w:r>
        <w:r w:rsidRPr="00576389" w:rsidDel="009706C0">
          <w:rPr>
            <w:sz w:val="24"/>
            <w:szCs w:val="24"/>
          </w:rPr>
          <w:delText xml:space="preserve">more </w:delText>
        </w:r>
        <w:r w:rsidR="00BE3235" w:rsidDel="009706C0">
          <w:rPr>
            <w:sz w:val="24"/>
            <w:szCs w:val="24"/>
          </w:rPr>
          <w:delText xml:space="preserve">often </w:delText>
        </w:r>
      </w:del>
      <w:del w:id="220" w:author="Nathaniel Blanco" w:date="2019-09-13T14:31:00Z">
        <w:r w:rsidR="00BE3235" w:rsidDel="009706C0">
          <w:rPr>
            <w:sz w:val="24"/>
            <w:szCs w:val="24"/>
          </w:rPr>
          <w:delText xml:space="preserve">than </w:delText>
        </w:r>
      </w:del>
      <w:del w:id="221" w:author="Nathaniel Blanco" w:date="2019-09-13T14:30:00Z">
        <w:r w:rsidR="007F307C" w:rsidDel="009706C0">
          <w:rPr>
            <w:sz w:val="24"/>
            <w:szCs w:val="24"/>
          </w:rPr>
          <w:delText xml:space="preserve">children </w:delText>
        </w:r>
      </w:del>
      <w:del w:id="222" w:author="Nathaniel Blanco" w:date="2019-09-13T14:31:00Z">
        <w:r w:rsidR="00BE3235" w:rsidDel="009706C0">
          <w:rPr>
            <w:sz w:val="24"/>
            <w:szCs w:val="24"/>
          </w:rPr>
          <w:delText>in</w:delText>
        </w:r>
      </w:del>
      <w:ins w:id="223" w:author="Nathaniel Blanco" w:date="2019-09-13T14:31:00Z">
        <w:r w:rsidR="009706C0">
          <w:rPr>
            <w:sz w:val="24"/>
            <w:szCs w:val="24"/>
          </w:rPr>
          <w:t>compared to</w:t>
        </w:r>
      </w:ins>
      <w:r w:rsidR="00BE3235">
        <w:rPr>
          <w:sz w:val="24"/>
          <w:szCs w:val="24"/>
        </w:rPr>
        <w:t xml:space="preserve"> the B</w:t>
      </w:r>
      <w:r w:rsidRPr="00576389">
        <w:rPr>
          <w:sz w:val="24"/>
          <w:szCs w:val="24"/>
        </w:rPr>
        <w:t>aseline</w:t>
      </w:r>
      <w:r w:rsidR="001C5EB7">
        <w:rPr>
          <w:sz w:val="24"/>
          <w:szCs w:val="24"/>
        </w:rPr>
        <w:t xml:space="preserve"> (</w:t>
      </w:r>
      <w:r w:rsidR="001C5EB7" w:rsidRPr="001C5EB7">
        <w:rPr>
          <w:i/>
          <w:sz w:val="24"/>
          <w:szCs w:val="24"/>
        </w:rPr>
        <w:t>M</w:t>
      </w:r>
      <w:r w:rsidR="001C5EB7">
        <w:rPr>
          <w:sz w:val="24"/>
          <w:szCs w:val="24"/>
        </w:rPr>
        <w:t>=0.28)</w:t>
      </w:r>
      <w:r w:rsidRPr="00576389">
        <w:rPr>
          <w:sz w:val="24"/>
          <w:szCs w:val="24"/>
        </w:rPr>
        <w:t xml:space="preserve">, </w:t>
      </w:r>
      <w:r w:rsidRPr="00576389">
        <w:rPr>
          <w:i/>
          <w:sz w:val="24"/>
          <w:szCs w:val="24"/>
        </w:rPr>
        <w:t>t</w:t>
      </w:r>
      <w:r w:rsidR="00BE3235">
        <w:rPr>
          <w:sz w:val="24"/>
          <w:szCs w:val="24"/>
        </w:rPr>
        <w:t>(71)=4.40</w:t>
      </w:r>
      <w:r w:rsidRPr="00576389">
        <w:rPr>
          <w:sz w:val="24"/>
          <w:szCs w:val="24"/>
        </w:rPr>
        <w:t xml:space="preserve">, </w:t>
      </w:r>
      <w:r w:rsidRPr="00576389">
        <w:rPr>
          <w:i/>
          <w:sz w:val="24"/>
          <w:szCs w:val="24"/>
        </w:rPr>
        <w:t>p</w:t>
      </w:r>
      <w:r w:rsidR="00BE3235">
        <w:rPr>
          <w:sz w:val="24"/>
          <w:szCs w:val="24"/>
        </w:rPr>
        <w:t>&lt;0.001</w:t>
      </w:r>
      <w:r w:rsidRPr="00576389">
        <w:rPr>
          <w:sz w:val="24"/>
          <w:szCs w:val="24"/>
        </w:rPr>
        <w:t xml:space="preserve">, </w:t>
      </w:r>
      <w:r w:rsidRPr="00576389">
        <w:rPr>
          <w:i/>
          <w:sz w:val="24"/>
          <w:szCs w:val="24"/>
        </w:rPr>
        <w:t>d</w:t>
      </w:r>
      <w:r w:rsidRPr="00576389">
        <w:rPr>
          <w:sz w:val="24"/>
          <w:szCs w:val="24"/>
        </w:rPr>
        <w:t>=</w:t>
      </w:r>
      <w:r w:rsidR="001E4709">
        <w:rPr>
          <w:sz w:val="24"/>
          <w:szCs w:val="24"/>
        </w:rPr>
        <w:t>1.03</w:t>
      </w:r>
      <w:r w:rsidR="006C4543">
        <w:rPr>
          <w:sz w:val="24"/>
          <w:szCs w:val="24"/>
        </w:rPr>
        <w:t>, and C</w:t>
      </w:r>
      <w:r w:rsidRPr="00576389">
        <w:rPr>
          <w:sz w:val="24"/>
          <w:szCs w:val="24"/>
        </w:rPr>
        <w:t>ompetition condition</w:t>
      </w:r>
      <w:r w:rsidR="00F94747">
        <w:rPr>
          <w:sz w:val="24"/>
          <w:szCs w:val="24"/>
        </w:rPr>
        <w:t>s</w:t>
      </w:r>
      <w:r w:rsidR="001C5EB7">
        <w:rPr>
          <w:sz w:val="24"/>
          <w:szCs w:val="24"/>
        </w:rPr>
        <w:t xml:space="preserve"> (</w:t>
      </w:r>
      <w:r w:rsidR="001C5EB7" w:rsidRPr="001C5EB7">
        <w:rPr>
          <w:i/>
          <w:sz w:val="24"/>
          <w:szCs w:val="24"/>
        </w:rPr>
        <w:t>M</w:t>
      </w:r>
      <w:r w:rsidR="001C5EB7">
        <w:rPr>
          <w:sz w:val="24"/>
          <w:szCs w:val="24"/>
        </w:rPr>
        <w:t>=0.30)</w:t>
      </w:r>
      <w:r w:rsidRPr="00576389">
        <w:rPr>
          <w:sz w:val="24"/>
          <w:szCs w:val="24"/>
        </w:rPr>
        <w:t xml:space="preserve">, </w:t>
      </w:r>
      <w:r w:rsidRPr="00576389">
        <w:rPr>
          <w:i/>
          <w:sz w:val="24"/>
          <w:szCs w:val="24"/>
        </w:rPr>
        <w:t>t</w:t>
      </w:r>
      <w:r w:rsidR="006C4543">
        <w:rPr>
          <w:sz w:val="24"/>
          <w:szCs w:val="24"/>
        </w:rPr>
        <w:t>(72)=3.93</w:t>
      </w:r>
      <w:r w:rsidRPr="00576389">
        <w:rPr>
          <w:sz w:val="24"/>
          <w:szCs w:val="24"/>
        </w:rPr>
        <w:t xml:space="preserve">, </w:t>
      </w:r>
      <w:r w:rsidRPr="00576389">
        <w:rPr>
          <w:i/>
          <w:sz w:val="24"/>
          <w:szCs w:val="24"/>
        </w:rPr>
        <w:t>p</w:t>
      </w:r>
      <w:r w:rsidRPr="00576389">
        <w:rPr>
          <w:sz w:val="24"/>
          <w:szCs w:val="24"/>
        </w:rPr>
        <w:t xml:space="preserve">&lt;0.001, </w:t>
      </w:r>
      <w:r w:rsidRPr="00576389">
        <w:rPr>
          <w:i/>
          <w:sz w:val="24"/>
          <w:szCs w:val="24"/>
        </w:rPr>
        <w:t>d</w:t>
      </w:r>
      <w:r w:rsidR="006C4543">
        <w:rPr>
          <w:sz w:val="24"/>
          <w:szCs w:val="24"/>
        </w:rPr>
        <w:t>=0.91</w:t>
      </w:r>
      <w:r w:rsidRPr="00576389">
        <w:rPr>
          <w:sz w:val="24"/>
          <w:szCs w:val="24"/>
        </w:rPr>
        <w:t>.</w:t>
      </w:r>
      <w:r w:rsidR="003D53E4">
        <w:rPr>
          <w:sz w:val="24"/>
          <w:szCs w:val="24"/>
        </w:rPr>
        <w:t xml:space="preserve"> </w:t>
      </w:r>
      <w:r w:rsidR="0052242A">
        <w:rPr>
          <w:sz w:val="24"/>
          <w:szCs w:val="24"/>
        </w:rPr>
        <w:t>T</w:t>
      </w:r>
      <w:r w:rsidR="006C4543">
        <w:rPr>
          <w:sz w:val="24"/>
          <w:szCs w:val="24"/>
        </w:rPr>
        <w:t>he C</w:t>
      </w:r>
      <w:r w:rsidRPr="00576389">
        <w:rPr>
          <w:sz w:val="24"/>
          <w:szCs w:val="24"/>
        </w:rPr>
        <w:t xml:space="preserve">ompetition condition was </w:t>
      </w:r>
      <w:r w:rsidR="006C4543">
        <w:rPr>
          <w:sz w:val="24"/>
          <w:szCs w:val="24"/>
        </w:rPr>
        <w:t xml:space="preserve">not different </w:t>
      </w:r>
      <w:r w:rsidR="000A4AE0">
        <w:rPr>
          <w:sz w:val="24"/>
          <w:szCs w:val="24"/>
        </w:rPr>
        <w:lastRenderedPageBreak/>
        <w:t xml:space="preserve">from </w:t>
      </w:r>
      <w:r w:rsidR="006C4543">
        <w:rPr>
          <w:sz w:val="24"/>
          <w:szCs w:val="24"/>
        </w:rPr>
        <w:t>B</w:t>
      </w:r>
      <w:r w:rsidRPr="00576389">
        <w:rPr>
          <w:sz w:val="24"/>
          <w:szCs w:val="24"/>
        </w:rPr>
        <w:t xml:space="preserve">aseline, </w:t>
      </w:r>
      <w:proofErr w:type="gramStart"/>
      <w:r w:rsidRPr="00576389">
        <w:rPr>
          <w:i/>
          <w:sz w:val="24"/>
          <w:szCs w:val="24"/>
        </w:rPr>
        <w:t>t</w:t>
      </w:r>
      <w:r w:rsidR="006C4543">
        <w:rPr>
          <w:sz w:val="24"/>
          <w:szCs w:val="24"/>
        </w:rPr>
        <w:t>(</w:t>
      </w:r>
      <w:proofErr w:type="gramEnd"/>
      <w:r w:rsidR="006C4543">
        <w:rPr>
          <w:sz w:val="24"/>
          <w:szCs w:val="24"/>
        </w:rPr>
        <w:t>71)=0.5</w:t>
      </w:r>
      <w:r w:rsidRPr="00576389">
        <w:rPr>
          <w:sz w:val="24"/>
          <w:szCs w:val="24"/>
        </w:rPr>
        <w:t xml:space="preserve">7, </w:t>
      </w:r>
      <w:r w:rsidRPr="00576389">
        <w:rPr>
          <w:i/>
          <w:sz w:val="24"/>
          <w:szCs w:val="24"/>
        </w:rPr>
        <w:t>p</w:t>
      </w:r>
      <w:r w:rsidR="006C4543">
        <w:rPr>
          <w:sz w:val="24"/>
          <w:szCs w:val="24"/>
        </w:rPr>
        <w:t>=0.569</w:t>
      </w:r>
      <w:r w:rsidRPr="00576389">
        <w:rPr>
          <w:sz w:val="24"/>
          <w:szCs w:val="24"/>
        </w:rPr>
        <w:t xml:space="preserve">, </w:t>
      </w:r>
      <w:r w:rsidRPr="00576389">
        <w:rPr>
          <w:i/>
          <w:sz w:val="24"/>
          <w:szCs w:val="24"/>
        </w:rPr>
        <w:t>d</w:t>
      </w:r>
      <w:r w:rsidR="003D53E4">
        <w:rPr>
          <w:sz w:val="24"/>
          <w:szCs w:val="24"/>
        </w:rPr>
        <w:t>=0.1</w:t>
      </w:r>
      <w:r w:rsidRPr="00576389">
        <w:rPr>
          <w:sz w:val="24"/>
          <w:szCs w:val="24"/>
        </w:rPr>
        <w:t xml:space="preserve">3. </w:t>
      </w:r>
      <w:r w:rsidR="00833773">
        <w:rPr>
          <w:sz w:val="24"/>
          <w:szCs w:val="24"/>
        </w:rPr>
        <w:t>The effect was different for adults:</w:t>
      </w:r>
      <w:r w:rsidR="007F307C">
        <w:rPr>
          <w:sz w:val="24"/>
          <w:szCs w:val="24"/>
        </w:rPr>
        <w:t xml:space="preserve"> participants in the Competition condition (</w:t>
      </w:r>
      <w:r w:rsidR="007F307C">
        <w:rPr>
          <w:i/>
          <w:iCs/>
          <w:sz w:val="24"/>
          <w:szCs w:val="24"/>
        </w:rPr>
        <w:t>M</w:t>
      </w:r>
      <w:r w:rsidR="00176855">
        <w:rPr>
          <w:i/>
          <w:iCs/>
          <w:sz w:val="24"/>
          <w:szCs w:val="24"/>
        </w:rPr>
        <w:t>=</w:t>
      </w:r>
      <w:r w:rsidR="007F307C">
        <w:rPr>
          <w:sz w:val="24"/>
          <w:szCs w:val="24"/>
        </w:rPr>
        <w:t>0.77) cho</w:t>
      </w:r>
      <w:ins w:id="224" w:author="Nate Blanco" w:date="2019-09-11T02:02:00Z">
        <w:r w:rsidR="00993FFF">
          <w:rPr>
            <w:sz w:val="24"/>
            <w:szCs w:val="24"/>
          </w:rPr>
          <w:t>se</w:t>
        </w:r>
      </w:ins>
      <w:del w:id="225" w:author="Nate Blanco" w:date="2019-09-11T02:02:00Z">
        <w:r w:rsidR="007F307C" w:rsidDel="00993FFF">
          <w:rPr>
            <w:sz w:val="24"/>
            <w:szCs w:val="24"/>
          </w:rPr>
          <w:delText>osing</w:delText>
        </w:r>
      </w:del>
      <w:r w:rsidR="007F307C">
        <w:rPr>
          <w:sz w:val="24"/>
          <w:szCs w:val="24"/>
        </w:rPr>
        <w:t xml:space="preserve"> the best option less than </w:t>
      </w:r>
      <w:del w:id="226" w:author="Nate Blanco" w:date="2019-09-11T02:02:00Z">
        <w:r w:rsidR="007F307C" w:rsidDel="00993FFF">
          <w:rPr>
            <w:sz w:val="24"/>
            <w:szCs w:val="24"/>
          </w:rPr>
          <w:delText xml:space="preserve">either </w:delText>
        </w:r>
      </w:del>
      <w:ins w:id="227" w:author="Nate Blanco" w:date="2019-09-11T02:02:00Z">
        <w:r w:rsidR="00993FFF">
          <w:rPr>
            <w:sz w:val="24"/>
            <w:szCs w:val="24"/>
          </w:rPr>
          <w:t xml:space="preserve">both </w:t>
        </w:r>
      </w:ins>
      <w:r w:rsidR="007F307C">
        <w:rPr>
          <w:sz w:val="24"/>
          <w:szCs w:val="24"/>
        </w:rPr>
        <w:t xml:space="preserve">the Congruent </w:t>
      </w:r>
      <w:del w:id="228" w:author="Nathaniel Blanco" w:date="2019-09-13T14:31:00Z">
        <w:r w:rsidR="007F307C" w:rsidDel="009706C0">
          <w:rPr>
            <w:sz w:val="24"/>
            <w:szCs w:val="24"/>
          </w:rPr>
          <w:delText xml:space="preserve">condition </w:delText>
        </w:r>
      </w:del>
      <w:r w:rsidR="007F307C">
        <w:rPr>
          <w:sz w:val="24"/>
          <w:szCs w:val="24"/>
        </w:rPr>
        <w:t>(</w:t>
      </w:r>
      <w:r w:rsidR="007F307C">
        <w:rPr>
          <w:i/>
          <w:iCs/>
          <w:sz w:val="24"/>
          <w:szCs w:val="24"/>
        </w:rPr>
        <w:t>M</w:t>
      </w:r>
      <w:r w:rsidR="007F307C">
        <w:rPr>
          <w:sz w:val="24"/>
          <w:szCs w:val="24"/>
        </w:rPr>
        <w:t xml:space="preserve">=0.94), </w:t>
      </w:r>
      <w:r w:rsidR="007F307C">
        <w:rPr>
          <w:i/>
          <w:iCs/>
          <w:sz w:val="24"/>
          <w:szCs w:val="24"/>
        </w:rPr>
        <w:t>t</w:t>
      </w:r>
      <w:r w:rsidR="007F307C">
        <w:rPr>
          <w:sz w:val="24"/>
          <w:szCs w:val="24"/>
        </w:rPr>
        <w:t xml:space="preserve">(69)=3.86, </w:t>
      </w:r>
      <w:r w:rsidR="007F307C">
        <w:rPr>
          <w:i/>
          <w:iCs/>
          <w:sz w:val="24"/>
          <w:szCs w:val="24"/>
        </w:rPr>
        <w:t>p</w:t>
      </w:r>
      <w:r w:rsidR="007F307C">
        <w:rPr>
          <w:sz w:val="24"/>
          <w:szCs w:val="24"/>
        </w:rPr>
        <w:t>&lt;0.001,</w:t>
      </w:r>
      <w:r w:rsidR="005A17EC">
        <w:rPr>
          <w:sz w:val="24"/>
          <w:szCs w:val="24"/>
        </w:rPr>
        <w:t xml:space="preserve"> </w:t>
      </w:r>
      <w:r w:rsidR="00176855">
        <w:rPr>
          <w:i/>
          <w:iCs/>
          <w:sz w:val="24"/>
          <w:szCs w:val="24"/>
        </w:rPr>
        <w:t>d</w:t>
      </w:r>
      <w:r w:rsidR="005A17EC">
        <w:rPr>
          <w:sz w:val="24"/>
          <w:szCs w:val="24"/>
        </w:rPr>
        <w:t>=0.92,</w:t>
      </w:r>
      <w:r w:rsidR="007F307C">
        <w:rPr>
          <w:sz w:val="24"/>
          <w:szCs w:val="24"/>
        </w:rPr>
        <w:t xml:space="preserve"> </w:t>
      </w:r>
      <w:ins w:id="229" w:author="Nate Blanco" w:date="2019-09-11T02:02:00Z">
        <w:r w:rsidR="00993FFF">
          <w:rPr>
            <w:sz w:val="24"/>
            <w:szCs w:val="24"/>
          </w:rPr>
          <w:t>and</w:t>
        </w:r>
      </w:ins>
      <w:del w:id="230" w:author="Nate Blanco" w:date="2019-09-11T02:02:00Z">
        <w:r w:rsidR="007F307C" w:rsidDel="00993FFF">
          <w:rPr>
            <w:sz w:val="24"/>
            <w:szCs w:val="24"/>
          </w:rPr>
          <w:delText>or</w:delText>
        </w:r>
      </w:del>
      <w:del w:id="231" w:author="Nathaniel Blanco" w:date="2019-09-13T14:31:00Z">
        <w:r w:rsidR="007F307C" w:rsidDel="009706C0">
          <w:rPr>
            <w:sz w:val="24"/>
            <w:szCs w:val="24"/>
          </w:rPr>
          <w:delText xml:space="preserve"> the</w:delText>
        </w:r>
      </w:del>
      <w:r w:rsidR="007F307C">
        <w:rPr>
          <w:sz w:val="24"/>
          <w:szCs w:val="24"/>
        </w:rPr>
        <w:t xml:space="preserve"> Baseline condition</w:t>
      </w:r>
      <w:ins w:id="232" w:author="Nathaniel Blanco" w:date="2019-09-13T14:31:00Z">
        <w:r w:rsidR="009706C0">
          <w:rPr>
            <w:sz w:val="24"/>
            <w:szCs w:val="24"/>
          </w:rPr>
          <w:t>s</w:t>
        </w:r>
      </w:ins>
      <w:r w:rsidR="00772C3F">
        <w:rPr>
          <w:sz w:val="24"/>
          <w:szCs w:val="24"/>
        </w:rPr>
        <w:t xml:space="preserve"> (</w:t>
      </w:r>
      <w:r w:rsidR="00772C3F">
        <w:rPr>
          <w:i/>
          <w:iCs/>
          <w:sz w:val="24"/>
          <w:szCs w:val="24"/>
        </w:rPr>
        <w:t>M</w:t>
      </w:r>
      <w:r w:rsidR="00772C3F">
        <w:rPr>
          <w:sz w:val="24"/>
          <w:szCs w:val="24"/>
        </w:rPr>
        <w:t>=0.91)</w:t>
      </w:r>
      <w:r w:rsidR="007F307C">
        <w:rPr>
          <w:sz w:val="24"/>
          <w:szCs w:val="24"/>
        </w:rPr>
        <w:t xml:space="preserve">, </w:t>
      </w:r>
      <w:r w:rsidR="007F307C">
        <w:rPr>
          <w:i/>
          <w:iCs/>
          <w:sz w:val="24"/>
          <w:szCs w:val="24"/>
        </w:rPr>
        <w:t>t</w:t>
      </w:r>
      <w:r w:rsidR="007F307C">
        <w:rPr>
          <w:sz w:val="24"/>
          <w:szCs w:val="24"/>
        </w:rPr>
        <w:t xml:space="preserve">(69)=2.94, </w:t>
      </w:r>
      <w:r w:rsidR="007F307C">
        <w:rPr>
          <w:i/>
          <w:iCs/>
          <w:sz w:val="24"/>
          <w:szCs w:val="24"/>
        </w:rPr>
        <w:t>p</w:t>
      </w:r>
      <w:r w:rsidR="007F307C">
        <w:rPr>
          <w:sz w:val="24"/>
          <w:szCs w:val="24"/>
        </w:rPr>
        <w:t>=0.004</w:t>
      </w:r>
      <w:r w:rsidR="005A17EC">
        <w:rPr>
          <w:sz w:val="24"/>
          <w:szCs w:val="24"/>
        </w:rPr>
        <w:t xml:space="preserve">, </w:t>
      </w:r>
      <w:r w:rsidR="005A17EC">
        <w:rPr>
          <w:i/>
          <w:iCs/>
          <w:sz w:val="24"/>
          <w:szCs w:val="24"/>
        </w:rPr>
        <w:t>d</w:t>
      </w:r>
      <w:r w:rsidR="005A17EC">
        <w:rPr>
          <w:sz w:val="24"/>
          <w:szCs w:val="24"/>
        </w:rPr>
        <w:t>=0.70</w:t>
      </w:r>
      <w:r w:rsidR="007F307C">
        <w:rPr>
          <w:sz w:val="24"/>
          <w:szCs w:val="24"/>
        </w:rPr>
        <w:t xml:space="preserve">. The Congruent and Baseline conditions were not different from each other for adults, </w:t>
      </w:r>
      <w:proofErr w:type="gramStart"/>
      <w:r w:rsidR="007F307C">
        <w:rPr>
          <w:i/>
          <w:iCs/>
          <w:sz w:val="24"/>
          <w:szCs w:val="24"/>
        </w:rPr>
        <w:t>t</w:t>
      </w:r>
      <w:r w:rsidR="007F307C">
        <w:rPr>
          <w:sz w:val="24"/>
          <w:szCs w:val="24"/>
        </w:rPr>
        <w:t>(</w:t>
      </w:r>
      <w:proofErr w:type="gramEnd"/>
      <w:r w:rsidR="007F307C">
        <w:rPr>
          <w:sz w:val="24"/>
          <w:szCs w:val="24"/>
        </w:rPr>
        <w:t xml:space="preserve">72)=1.50, </w:t>
      </w:r>
      <w:r w:rsidR="007F307C">
        <w:rPr>
          <w:i/>
          <w:iCs/>
          <w:sz w:val="24"/>
          <w:szCs w:val="24"/>
        </w:rPr>
        <w:t>p</w:t>
      </w:r>
      <w:r w:rsidR="007F307C">
        <w:rPr>
          <w:sz w:val="24"/>
          <w:szCs w:val="24"/>
        </w:rPr>
        <w:t>=0.137</w:t>
      </w:r>
      <w:r w:rsidR="005A17EC">
        <w:rPr>
          <w:sz w:val="24"/>
          <w:szCs w:val="24"/>
        </w:rPr>
        <w:t xml:space="preserve">, </w:t>
      </w:r>
      <w:r w:rsidR="005A17EC">
        <w:rPr>
          <w:i/>
          <w:iCs/>
          <w:sz w:val="24"/>
          <w:szCs w:val="24"/>
        </w:rPr>
        <w:t>d</w:t>
      </w:r>
      <w:r w:rsidR="005A17EC">
        <w:rPr>
          <w:sz w:val="24"/>
          <w:szCs w:val="24"/>
        </w:rPr>
        <w:t>=0.35</w:t>
      </w:r>
      <w:r w:rsidR="007F307C">
        <w:rPr>
          <w:sz w:val="24"/>
          <w:szCs w:val="24"/>
        </w:rPr>
        <w:t>.</w:t>
      </w:r>
    </w:p>
    <w:p w14:paraId="3093D7F0" w14:textId="089C20E7" w:rsidR="00F66B04" w:rsidRPr="001D39B2" w:rsidRDefault="00241CCB" w:rsidP="00176855">
      <w:pPr>
        <w:spacing w:line="480" w:lineRule="auto"/>
        <w:ind w:firstLine="720"/>
        <w:jc w:val="left"/>
        <w:rPr>
          <w:sz w:val="24"/>
          <w:szCs w:val="24"/>
        </w:rPr>
      </w:pPr>
      <w:r>
        <w:rPr>
          <w:sz w:val="24"/>
          <w:szCs w:val="24"/>
        </w:rPr>
        <w:t>T</w:t>
      </w:r>
      <w:r w:rsidR="00A1123B">
        <w:rPr>
          <w:sz w:val="24"/>
          <w:szCs w:val="24"/>
        </w:rPr>
        <w:t xml:space="preserve">he proportion of trials </w:t>
      </w:r>
      <w:r w:rsidR="00576389" w:rsidRPr="00576389">
        <w:rPr>
          <w:sz w:val="24"/>
          <w:szCs w:val="24"/>
        </w:rPr>
        <w:t>in which the lowest</w:t>
      </w:r>
      <w:ins w:id="233" w:author="Nate Blanco" w:date="2019-09-11T09:34:00Z">
        <w:r w:rsidR="00E27194">
          <w:rPr>
            <w:sz w:val="24"/>
            <w:szCs w:val="24"/>
          </w:rPr>
          <w:t>-</w:t>
        </w:r>
      </w:ins>
      <w:del w:id="234" w:author="Nate Blanco" w:date="2019-09-11T09:34:00Z">
        <w:r w:rsidR="00576389" w:rsidRPr="00576389" w:rsidDel="00E27194">
          <w:rPr>
            <w:sz w:val="24"/>
            <w:szCs w:val="24"/>
          </w:rPr>
          <w:delText xml:space="preserve"> </w:delText>
        </w:r>
      </w:del>
      <w:r w:rsidR="00576389" w:rsidRPr="00576389">
        <w:rPr>
          <w:sz w:val="24"/>
          <w:szCs w:val="24"/>
        </w:rPr>
        <w:t xml:space="preserve">valued option </w:t>
      </w:r>
      <w:r w:rsidR="00A1123B">
        <w:rPr>
          <w:sz w:val="24"/>
          <w:szCs w:val="24"/>
        </w:rPr>
        <w:t>was chosen</w:t>
      </w:r>
      <w:r>
        <w:rPr>
          <w:sz w:val="24"/>
          <w:szCs w:val="24"/>
        </w:rPr>
        <w:t xml:space="preserve"> was</w:t>
      </w:r>
      <w:del w:id="235" w:author="Nate Blanco" w:date="2019-09-16T03:40:00Z">
        <w:r w:rsidDel="00F85565">
          <w:rPr>
            <w:sz w:val="24"/>
            <w:szCs w:val="24"/>
          </w:rPr>
          <w:delText xml:space="preserve"> also</w:delText>
        </w:r>
      </w:del>
      <w:r>
        <w:rPr>
          <w:sz w:val="24"/>
          <w:szCs w:val="24"/>
        </w:rPr>
        <w:t xml:space="preserve"> analyzed </w:t>
      </w:r>
      <w:r w:rsidR="007F307C">
        <w:rPr>
          <w:sz w:val="24"/>
          <w:szCs w:val="24"/>
        </w:rPr>
        <w:t>to test</w:t>
      </w:r>
      <w:r>
        <w:rPr>
          <w:sz w:val="24"/>
          <w:szCs w:val="24"/>
        </w:rPr>
        <w:t xml:space="preserve"> the effect of salienc</w:t>
      </w:r>
      <w:r w:rsidR="003274BF">
        <w:rPr>
          <w:sz w:val="24"/>
          <w:szCs w:val="24"/>
        </w:rPr>
        <w:t>e</w:t>
      </w:r>
      <w:r>
        <w:rPr>
          <w:sz w:val="24"/>
          <w:szCs w:val="24"/>
        </w:rPr>
        <w:t xml:space="preserve"> in the Competition condition</w:t>
      </w:r>
      <w:r w:rsidR="00A1123B">
        <w:rPr>
          <w:sz w:val="24"/>
          <w:szCs w:val="24"/>
        </w:rPr>
        <w:t xml:space="preserve">. </w:t>
      </w:r>
      <w:r w:rsidR="006A0C61">
        <w:rPr>
          <w:sz w:val="24"/>
          <w:szCs w:val="24"/>
        </w:rPr>
        <w:t>A 3x2 (a</w:t>
      </w:r>
      <w:r w:rsidR="0052242A">
        <w:rPr>
          <w:sz w:val="24"/>
          <w:szCs w:val="24"/>
        </w:rPr>
        <w:t>ge</w:t>
      </w:r>
      <w:r w:rsidR="006A0C61">
        <w:rPr>
          <w:sz w:val="24"/>
          <w:szCs w:val="24"/>
        </w:rPr>
        <w:t xml:space="preserve"> by condition) ANOVA revealed a main effect of age group</w:t>
      </w:r>
      <w:r w:rsidR="007F307C">
        <w:rPr>
          <w:sz w:val="24"/>
          <w:szCs w:val="24"/>
        </w:rPr>
        <w:t xml:space="preserve">, </w:t>
      </w:r>
      <w:r w:rsidR="007F307C">
        <w:rPr>
          <w:i/>
          <w:iCs/>
          <w:sz w:val="24"/>
          <w:szCs w:val="24"/>
        </w:rPr>
        <w:t>F</w:t>
      </w:r>
      <w:r w:rsidR="007F307C">
        <w:rPr>
          <w:sz w:val="24"/>
          <w:szCs w:val="24"/>
        </w:rPr>
        <w:t xml:space="preserve">(1,212)=55.84, </w:t>
      </w:r>
      <w:r w:rsidR="007F307C">
        <w:rPr>
          <w:i/>
          <w:iCs/>
          <w:sz w:val="24"/>
          <w:szCs w:val="24"/>
        </w:rPr>
        <w:t>p</w:t>
      </w:r>
      <w:r w:rsidR="007F307C">
        <w:rPr>
          <w:sz w:val="24"/>
          <w:szCs w:val="24"/>
        </w:rPr>
        <w:t>&lt;0.001</w:t>
      </w:r>
      <w:r w:rsidR="009E2DF5">
        <w:rPr>
          <w:sz w:val="24"/>
          <w:szCs w:val="24"/>
        </w:rPr>
        <w:t>, partial</w:t>
      </w:r>
      <w:r w:rsidR="00CF6D83">
        <w:rPr>
          <w:sz w:val="24"/>
          <w:szCs w:val="24"/>
        </w:rPr>
        <w:t>-</w:t>
      </w:r>
      <w:r w:rsidR="009E2DF5" w:rsidRPr="00576389">
        <w:rPr>
          <w:i/>
          <w:sz w:val="24"/>
          <w:szCs w:val="24"/>
        </w:rPr>
        <w:sym w:font="Symbol" w:char="F068"/>
      </w:r>
      <w:r w:rsidR="009E2DF5" w:rsidRPr="00576389">
        <w:rPr>
          <w:i/>
          <w:sz w:val="24"/>
          <w:szCs w:val="24"/>
          <w:vertAlign w:val="superscript"/>
        </w:rPr>
        <w:t>2</w:t>
      </w:r>
      <w:r w:rsidR="009E2DF5">
        <w:rPr>
          <w:iCs/>
          <w:sz w:val="24"/>
          <w:szCs w:val="24"/>
        </w:rPr>
        <w:t>=0.21</w:t>
      </w:r>
      <w:r w:rsidR="006A0C61">
        <w:rPr>
          <w:sz w:val="24"/>
          <w:szCs w:val="24"/>
        </w:rPr>
        <w:t>, a main effect of condition</w:t>
      </w:r>
      <w:r w:rsidR="007F307C">
        <w:rPr>
          <w:sz w:val="24"/>
          <w:szCs w:val="24"/>
        </w:rPr>
        <w:t xml:space="preserve">, </w:t>
      </w:r>
      <w:r w:rsidR="007F307C">
        <w:rPr>
          <w:i/>
          <w:iCs/>
          <w:sz w:val="24"/>
          <w:szCs w:val="24"/>
        </w:rPr>
        <w:t>F</w:t>
      </w:r>
      <w:r w:rsidR="007F307C">
        <w:rPr>
          <w:sz w:val="24"/>
          <w:szCs w:val="24"/>
        </w:rPr>
        <w:t xml:space="preserve">(2,212)=13.68, </w:t>
      </w:r>
      <w:r w:rsidR="007F307C">
        <w:rPr>
          <w:i/>
          <w:iCs/>
          <w:sz w:val="24"/>
          <w:szCs w:val="24"/>
        </w:rPr>
        <w:t>p</w:t>
      </w:r>
      <w:r w:rsidR="007F307C">
        <w:rPr>
          <w:sz w:val="24"/>
          <w:szCs w:val="24"/>
        </w:rPr>
        <w:t>&lt;0.001</w:t>
      </w:r>
      <w:r w:rsidR="006A0C61">
        <w:rPr>
          <w:sz w:val="24"/>
          <w:szCs w:val="24"/>
        </w:rPr>
        <w:t>,</w:t>
      </w:r>
      <w:r w:rsidR="009E2DF5">
        <w:rPr>
          <w:sz w:val="24"/>
          <w:szCs w:val="24"/>
        </w:rPr>
        <w:t xml:space="preserve"> partial</w:t>
      </w:r>
      <w:r w:rsidR="00CF6D83">
        <w:rPr>
          <w:sz w:val="24"/>
          <w:szCs w:val="24"/>
        </w:rPr>
        <w:t>-</w:t>
      </w:r>
      <w:r w:rsidR="009E2DF5" w:rsidRPr="00576389">
        <w:rPr>
          <w:i/>
          <w:sz w:val="24"/>
          <w:szCs w:val="24"/>
        </w:rPr>
        <w:sym w:font="Symbol" w:char="F068"/>
      </w:r>
      <w:r w:rsidR="009E2DF5" w:rsidRPr="00576389">
        <w:rPr>
          <w:i/>
          <w:sz w:val="24"/>
          <w:szCs w:val="24"/>
          <w:vertAlign w:val="superscript"/>
        </w:rPr>
        <w:t>2</w:t>
      </w:r>
      <w:r w:rsidR="009E2DF5">
        <w:rPr>
          <w:iCs/>
          <w:sz w:val="24"/>
          <w:szCs w:val="24"/>
        </w:rPr>
        <w:t>=0.11,</w:t>
      </w:r>
      <w:r w:rsidR="006A0C61">
        <w:rPr>
          <w:sz w:val="24"/>
          <w:szCs w:val="24"/>
        </w:rPr>
        <w:t xml:space="preserve"> and a significant interaction</w:t>
      </w:r>
      <w:r w:rsidR="007F307C">
        <w:rPr>
          <w:sz w:val="24"/>
          <w:szCs w:val="24"/>
        </w:rPr>
        <w:t xml:space="preserve">, </w:t>
      </w:r>
      <w:r w:rsidR="007F307C">
        <w:rPr>
          <w:i/>
          <w:iCs/>
          <w:sz w:val="24"/>
          <w:szCs w:val="24"/>
        </w:rPr>
        <w:t>F</w:t>
      </w:r>
      <w:r w:rsidR="007F307C">
        <w:rPr>
          <w:sz w:val="24"/>
          <w:szCs w:val="24"/>
        </w:rPr>
        <w:t xml:space="preserve">(2,212)=3.58, </w:t>
      </w:r>
      <w:r w:rsidR="007F307C">
        <w:rPr>
          <w:i/>
          <w:iCs/>
          <w:sz w:val="24"/>
          <w:szCs w:val="24"/>
        </w:rPr>
        <w:t>p</w:t>
      </w:r>
      <w:r w:rsidR="007F307C">
        <w:rPr>
          <w:sz w:val="24"/>
          <w:szCs w:val="24"/>
        </w:rPr>
        <w:t>=0.030</w:t>
      </w:r>
      <w:r w:rsidR="009E2DF5">
        <w:rPr>
          <w:sz w:val="24"/>
          <w:szCs w:val="24"/>
        </w:rPr>
        <w:t>, partial</w:t>
      </w:r>
      <w:r w:rsidR="00CF6D83">
        <w:rPr>
          <w:sz w:val="24"/>
          <w:szCs w:val="24"/>
        </w:rPr>
        <w:t>-</w:t>
      </w:r>
      <w:r w:rsidR="009E2DF5" w:rsidRPr="00576389">
        <w:rPr>
          <w:i/>
          <w:sz w:val="24"/>
          <w:szCs w:val="24"/>
        </w:rPr>
        <w:sym w:font="Symbol" w:char="F068"/>
      </w:r>
      <w:r w:rsidR="009E2DF5" w:rsidRPr="00576389">
        <w:rPr>
          <w:i/>
          <w:sz w:val="24"/>
          <w:szCs w:val="24"/>
          <w:vertAlign w:val="superscript"/>
        </w:rPr>
        <w:t>2</w:t>
      </w:r>
      <w:r w:rsidR="009E2DF5">
        <w:rPr>
          <w:iCs/>
          <w:sz w:val="24"/>
          <w:szCs w:val="24"/>
        </w:rPr>
        <w:t>=0.03</w:t>
      </w:r>
      <w:r w:rsidR="006A0C61">
        <w:rPr>
          <w:sz w:val="24"/>
          <w:szCs w:val="24"/>
        </w:rPr>
        <w:t>.</w:t>
      </w:r>
      <w:r w:rsidR="00176855">
        <w:rPr>
          <w:sz w:val="24"/>
          <w:szCs w:val="24"/>
        </w:rPr>
        <w:t xml:space="preserve"> T</w:t>
      </w:r>
      <w:r w:rsidR="00F66B04">
        <w:rPr>
          <w:sz w:val="24"/>
          <w:szCs w:val="24"/>
        </w:rPr>
        <w:t xml:space="preserve">here were </w:t>
      </w:r>
      <w:ins w:id="236" w:author="Nathaniel Blanco" w:date="2019-09-13T14:32:00Z">
        <w:r w:rsidR="008A7956">
          <w:rPr>
            <w:sz w:val="24"/>
            <w:szCs w:val="24"/>
          </w:rPr>
          <w:t xml:space="preserve">also </w:t>
        </w:r>
      </w:ins>
      <w:r w:rsidR="00F66B04">
        <w:rPr>
          <w:sz w:val="24"/>
          <w:szCs w:val="24"/>
        </w:rPr>
        <w:t>effects of condition within each group</w:t>
      </w:r>
      <w:r w:rsidR="0052242A">
        <w:rPr>
          <w:sz w:val="24"/>
          <w:szCs w:val="24"/>
        </w:rPr>
        <w:t>,</w:t>
      </w:r>
      <w:r w:rsidR="00F66B04">
        <w:rPr>
          <w:sz w:val="24"/>
          <w:szCs w:val="24"/>
        </w:rPr>
        <w:t xml:space="preserve"> </w:t>
      </w:r>
      <w:r w:rsidR="0052242A">
        <w:rPr>
          <w:sz w:val="24"/>
          <w:szCs w:val="24"/>
        </w:rPr>
        <w:t>[</w:t>
      </w:r>
      <w:del w:id="237" w:author="Nate Blanco" w:date="2019-09-16T03:41:00Z">
        <w:r w:rsidR="00F66B04" w:rsidDel="007328EF">
          <w:rPr>
            <w:sz w:val="24"/>
            <w:szCs w:val="24"/>
          </w:rPr>
          <w:delText xml:space="preserve">for </w:delText>
        </w:r>
      </w:del>
      <w:r w:rsidR="00F66B04">
        <w:rPr>
          <w:sz w:val="24"/>
          <w:szCs w:val="24"/>
        </w:rPr>
        <w:t>children</w:t>
      </w:r>
      <w:r w:rsidR="0052242A">
        <w:rPr>
          <w:sz w:val="24"/>
          <w:szCs w:val="24"/>
        </w:rPr>
        <w:t>:</w:t>
      </w:r>
      <w:r w:rsidR="00F66B04">
        <w:rPr>
          <w:sz w:val="24"/>
          <w:szCs w:val="24"/>
        </w:rPr>
        <w:t xml:space="preserve"> </w:t>
      </w:r>
      <w:proofErr w:type="gramStart"/>
      <w:r w:rsidR="00576389" w:rsidRPr="00576389">
        <w:rPr>
          <w:i/>
          <w:sz w:val="24"/>
          <w:szCs w:val="24"/>
        </w:rPr>
        <w:t>F</w:t>
      </w:r>
      <w:r w:rsidR="00A1123B">
        <w:rPr>
          <w:sz w:val="24"/>
          <w:szCs w:val="24"/>
        </w:rPr>
        <w:t>(</w:t>
      </w:r>
      <w:proofErr w:type="gramEnd"/>
      <w:r w:rsidR="00A1123B">
        <w:rPr>
          <w:sz w:val="24"/>
          <w:szCs w:val="24"/>
        </w:rPr>
        <w:t>2,107)=5</w:t>
      </w:r>
      <w:r w:rsidR="00576389" w:rsidRPr="00576389">
        <w:rPr>
          <w:sz w:val="24"/>
          <w:szCs w:val="24"/>
        </w:rPr>
        <w:t xml:space="preserve">.24, </w:t>
      </w:r>
      <w:r w:rsidR="00576389" w:rsidRPr="00576389">
        <w:rPr>
          <w:i/>
          <w:sz w:val="24"/>
          <w:szCs w:val="24"/>
        </w:rPr>
        <w:t>p</w:t>
      </w:r>
      <w:r w:rsidR="00A1123B">
        <w:rPr>
          <w:sz w:val="24"/>
          <w:szCs w:val="24"/>
        </w:rPr>
        <w:t>=0.006</w:t>
      </w:r>
      <w:r w:rsidR="00576389" w:rsidRPr="00576389">
        <w:rPr>
          <w:sz w:val="24"/>
          <w:szCs w:val="24"/>
        </w:rPr>
        <w:t xml:space="preserve">, </w:t>
      </w:r>
      <w:r w:rsidR="00576389" w:rsidRPr="00576389">
        <w:rPr>
          <w:i/>
          <w:sz w:val="24"/>
          <w:szCs w:val="24"/>
        </w:rPr>
        <w:sym w:font="Symbol" w:char="F068"/>
      </w:r>
      <w:r w:rsidR="00576389" w:rsidRPr="00576389">
        <w:rPr>
          <w:i/>
          <w:sz w:val="24"/>
          <w:szCs w:val="24"/>
          <w:vertAlign w:val="superscript"/>
        </w:rPr>
        <w:t>2</w:t>
      </w:r>
      <w:r w:rsidR="00576389" w:rsidRPr="00576389">
        <w:rPr>
          <w:i/>
          <w:sz w:val="24"/>
          <w:szCs w:val="24"/>
        </w:rPr>
        <w:t>=</w:t>
      </w:r>
      <w:r w:rsidR="00576389" w:rsidRPr="00576389">
        <w:rPr>
          <w:sz w:val="24"/>
          <w:szCs w:val="24"/>
        </w:rPr>
        <w:t>0.0</w:t>
      </w:r>
      <w:r w:rsidR="006973B5">
        <w:rPr>
          <w:sz w:val="24"/>
          <w:szCs w:val="24"/>
        </w:rPr>
        <w:t>9</w:t>
      </w:r>
      <w:r w:rsidR="0052242A">
        <w:rPr>
          <w:sz w:val="24"/>
          <w:szCs w:val="24"/>
        </w:rPr>
        <w:t>;</w:t>
      </w:r>
      <w:r w:rsidR="00F66B04">
        <w:rPr>
          <w:sz w:val="24"/>
          <w:szCs w:val="24"/>
        </w:rPr>
        <w:t xml:space="preserve"> </w:t>
      </w:r>
      <w:del w:id="238" w:author="Nate Blanco" w:date="2019-09-16T03:41:00Z">
        <w:r w:rsidR="00F66B04" w:rsidDel="007328EF">
          <w:rPr>
            <w:sz w:val="24"/>
            <w:szCs w:val="24"/>
          </w:rPr>
          <w:delText xml:space="preserve">for </w:delText>
        </w:r>
      </w:del>
      <w:r w:rsidR="00F66B04">
        <w:rPr>
          <w:sz w:val="24"/>
          <w:szCs w:val="24"/>
        </w:rPr>
        <w:t>adults</w:t>
      </w:r>
      <w:ins w:id="239" w:author="Nate Blanco" w:date="2019-09-16T03:41:00Z">
        <w:r w:rsidR="007328EF">
          <w:rPr>
            <w:sz w:val="24"/>
            <w:szCs w:val="24"/>
          </w:rPr>
          <w:t>:</w:t>
        </w:r>
      </w:ins>
      <w:del w:id="240" w:author="Nate Blanco" w:date="2019-09-16T03:41:00Z">
        <w:r w:rsidR="00F66B04" w:rsidDel="007328EF">
          <w:rPr>
            <w:sz w:val="24"/>
            <w:szCs w:val="24"/>
          </w:rPr>
          <w:delText>,</w:delText>
        </w:r>
      </w:del>
      <w:r w:rsidR="00F66B04">
        <w:rPr>
          <w:sz w:val="24"/>
          <w:szCs w:val="24"/>
        </w:rPr>
        <w:t xml:space="preserve"> </w:t>
      </w:r>
      <w:r w:rsidR="00F66B04">
        <w:rPr>
          <w:i/>
          <w:iCs/>
          <w:sz w:val="24"/>
          <w:szCs w:val="24"/>
        </w:rPr>
        <w:t>F</w:t>
      </w:r>
      <w:r w:rsidR="00F66B04">
        <w:rPr>
          <w:sz w:val="24"/>
          <w:szCs w:val="24"/>
        </w:rPr>
        <w:t xml:space="preserve">(2,105)=10.88, </w:t>
      </w:r>
      <w:r w:rsidR="00F66B04">
        <w:rPr>
          <w:i/>
          <w:iCs/>
          <w:sz w:val="24"/>
          <w:szCs w:val="24"/>
        </w:rPr>
        <w:t>p</w:t>
      </w:r>
      <w:r w:rsidR="00F66B04">
        <w:rPr>
          <w:sz w:val="24"/>
          <w:szCs w:val="24"/>
        </w:rPr>
        <w:t>&lt;0.001</w:t>
      </w:r>
      <w:r w:rsidR="00B14E5D">
        <w:rPr>
          <w:sz w:val="24"/>
          <w:szCs w:val="24"/>
        </w:rPr>
        <w:t xml:space="preserve">, </w:t>
      </w:r>
      <w:r w:rsidR="00B14E5D" w:rsidRPr="00576389">
        <w:rPr>
          <w:i/>
          <w:sz w:val="24"/>
          <w:szCs w:val="24"/>
        </w:rPr>
        <w:sym w:font="Symbol" w:char="F068"/>
      </w:r>
      <w:r w:rsidR="00B14E5D" w:rsidRPr="00576389">
        <w:rPr>
          <w:i/>
          <w:sz w:val="24"/>
          <w:szCs w:val="24"/>
          <w:vertAlign w:val="superscript"/>
        </w:rPr>
        <w:t>2</w:t>
      </w:r>
      <w:r w:rsidR="00B14E5D" w:rsidRPr="00576389">
        <w:rPr>
          <w:i/>
          <w:sz w:val="24"/>
          <w:szCs w:val="24"/>
        </w:rPr>
        <w:t>=</w:t>
      </w:r>
      <w:r w:rsidR="00B14E5D" w:rsidRPr="00576389">
        <w:rPr>
          <w:sz w:val="24"/>
          <w:szCs w:val="24"/>
        </w:rPr>
        <w:t>0.</w:t>
      </w:r>
      <w:r w:rsidR="00B14E5D">
        <w:rPr>
          <w:sz w:val="24"/>
          <w:szCs w:val="24"/>
        </w:rPr>
        <w:t>17</w:t>
      </w:r>
      <w:r w:rsidR="0052242A">
        <w:rPr>
          <w:sz w:val="24"/>
          <w:szCs w:val="24"/>
        </w:rPr>
        <w:t>]</w:t>
      </w:r>
      <w:r w:rsidR="00576389" w:rsidRPr="00576389">
        <w:rPr>
          <w:sz w:val="24"/>
          <w:szCs w:val="24"/>
        </w:rPr>
        <w:t xml:space="preserve">. </w:t>
      </w:r>
      <w:r w:rsidR="00F66B04">
        <w:rPr>
          <w:sz w:val="24"/>
          <w:szCs w:val="24"/>
        </w:rPr>
        <w:t xml:space="preserve">For children, </w:t>
      </w:r>
      <w:r>
        <w:rPr>
          <w:sz w:val="24"/>
          <w:szCs w:val="24"/>
        </w:rPr>
        <w:t>pairwise tests revealed only that participants in the Congruent condition</w:t>
      </w:r>
      <w:r w:rsidR="00A7432C">
        <w:rPr>
          <w:sz w:val="24"/>
          <w:szCs w:val="24"/>
        </w:rPr>
        <w:t xml:space="preserve"> (</w:t>
      </w:r>
      <w:r w:rsidR="00A7432C" w:rsidRPr="001C5EB7">
        <w:rPr>
          <w:i/>
          <w:sz w:val="24"/>
          <w:szCs w:val="24"/>
        </w:rPr>
        <w:t>M</w:t>
      </w:r>
      <w:r w:rsidR="00A7432C">
        <w:rPr>
          <w:sz w:val="24"/>
          <w:szCs w:val="24"/>
        </w:rPr>
        <w:t>=0.16)</w:t>
      </w:r>
      <w:r>
        <w:rPr>
          <w:sz w:val="24"/>
          <w:szCs w:val="24"/>
        </w:rPr>
        <w:t xml:space="preserve"> chose the lowest option less than both the Baseline</w:t>
      </w:r>
      <w:r w:rsidR="00A7432C">
        <w:rPr>
          <w:sz w:val="24"/>
          <w:szCs w:val="24"/>
        </w:rPr>
        <w:t xml:space="preserve"> (</w:t>
      </w:r>
      <w:r w:rsidR="00A7432C" w:rsidRPr="001C5EB7">
        <w:rPr>
          <w:i/>
          <w:sz w:val="24"/>
          <w:szCs w:val="24"/>
        </w:rPr>
        <w:t>M</w:t>
      </w:r>
      <w:r w:rsidR="00A7432C">
        <w:rPr>
          <w:sz w:val="24"/>
          <w:szCs w:val="24"/>
        </w:rPr>
        <w:t>=0.23)</w:t>
      </w:r>
      <w:r>
        <w:rPr>
          <w:sz w:val="24"/>
          <w:szCs w:val="24"/>
        </w:rPr>
        <w:t xml:space="preserve">, </w:t>
      </w:r>
      <w:r w:rsidRPr="00576389">
        <w:rPr>
          <w:i/>
          <w:sz w:val="24"/>
          <w:szCs w:val="24"/>
        </w:rPr>
        <w:t>t</w:t>
      </w:r>
      <w:r>
        <w:rPr>
          <w:sz w:val="24"/>
          <w:szCs w:val="24"/>
        </w:rPr>
        <w:t>(71)=3.22</w:t>
      </w:r>
      <w:r w:rsidRPr="00576389">
        <w:rPr>
          <w:sz w:val="24"/>
          <w:szCs w:val="24"/>
        </w:rPr>
        <w:t xml:space="preserve">, </w:t>
      </w:r>
      <w:r w:rsidRPr="00576389">
        <w:rPr>
          <w:i/>
          <w:sz w:val="24"/>
          <w:szCs w:val="24"/>
        </w:rPr>
        <w:t>p</w:t>
      </w:r>
      <w:r>
        <w:rPr>
          <w:sz w:val="24"/>
          <w:szCs w:val="24"/>
        </w:rPr>
        <w:t>=0.002</w:t>
      </w:r>
      <w:r w:rsidRPr="00576389">
        <w:rPr>
          <w:sz w:val="24"/>
          <w:szCs w:val="24"/>
        </w:rPr>
        <w:t xml:space="preserve">, </w:t>
      </w:r>
      <w:r w:rsidRPr="00576389">
        <w:rPr>
          <w:i/>
          <w:sz w:val="24"/>
          <w:szCs w:val="24"/>
        </w:rPr>
        <w:t>d</w:t>
      </w:r>
      <w:r w:rsidRPr="00576389">
        <w:rPr>
          <w:sz w:val="24"/>
          <w:szCs w:val="24"/>
        </w:rPr>
        <w:t>=</w:t>
      </w:r>
      <w:r w:rsidR="00783AB5">
        <w:rPr>
          <w:sz w:val="24"/>
          <w:szCs w:val="24"/>
        </w:rPr>
        <w:t>0.75</w:t>
      </w:r>
      <w:r>
        <w:rPr>
          <w:sz w:val="24"/>
          <w:szCs w:val="24"/>
        </w:rPr>
        <w:t>, and Competition condition</w:t>
      </w:r>
      <w:r w:rsidR="0052242A">
        <w:rPr>
          <w:sz w:val="24"/>
          <w:szCs w:val="24"/>
        </w:rPr>
        <w:t>s</w:t>
      </w:r>
      <w:r w:rsidR="00A7432C">
        <w:rPr>
          <w:sz w:val="24"/>
          <w:szCs w:val="24"/>
        </w:rPr>
        <w:t xml:space="preserve"> (</w:t>
      </w:r>
      <w:r w:rsidR="00A7432C" w:rsidRPr="001C5EB7">
        <w:rPr>
          <w:i/>
          <w:sz w:val="24"/>
          <w:szCs w:val="24"/>
        </w:rPr>
        <w:t>M</w:t>
      </w:r>
      <w:r w:rsidR="00A7432C">
        <w:rPr>
          <w:sz w:val="24"/>
          <w:szCs w:val="24"/>
        </w:rPr>
        <w:t>=0.25)</w:t>
      </w:r>
      <w:r>
        <w:rPr>
          <w:sz w:val="24"/>
          <w:szCs w:val="24"/>
        </w:rPr>
        <w:t xml:space="preserve">, </w:t>
      </w:r>
      <w:r w:rsidRPr="00576389">
        <w:rPr>
          <w:i/>
          <w:sz w:val="24"/>
          <w:szCs w:val="24"/>
        </w:rPr>
        <w:t>t</w:t>
      </w:r>
      <w:r>
        <w:rPr>
          <w:sz w:val="24"/>
          <w:szCs w:val="24"/>
        </w:rPr>
        <w:t>(72)=2.60</w:t>
      </w:r>
      <w:r w:rsidRPr="00576389">
        <w:rPr>
          <w:sz w:val="24"/>
          <w:szCs w:val="24"/>
        </w:rPr>
        <w:t xml:space="preserve">, </w:t>
      </w:r>
      <w:r w:rsidRPr="00576389">
        <w:rPr>
          <w:i/>
          <w:sz w:val="24"/>
          <w:szCs w:val="24"/>
        </w:rPr>
        <w:t>p</w:t>
      </w:r>
      <w:r>
        <w:rPr>
          <w:sz w:val="24"/>
          <w:szCs w:val="24"/>
        </w:rPr>
        <w:t>=0.011</w:t>
      </w:r>
      <w:r w:rsidRPr="00576389">
        <w:rPr>
          <w:sz w:val="24"/>
          <w:szCs w:val="24"/>
        </w:rPr>
        <w:t xml:space="preserve">, </w:t>
      </w:r>
      <w:r w:rsidRPr="00576389">
        <w:rPr>
          <w:i/>
          <w:sz w:val="24"/>
          <w:szCs w:val="24"/>
        </w:rPr>
        <w:t>d</w:t>
      </w:r>
      <w:r w:rsidRPr="00576389">
        <w:rPr>
          <w:sz w:val="24"/>
          <w:szCs w:val="24"/>
        </w:rPr>
        <w:t>=</w:t>
      </w:r>
      <w:r w:rsidR="00783AB5">
        <w:rPr>
          <w:sz w:val="24"/>
          <w:szCs w:val="24"/>
        </w:rPr>
        <w:t>0.60</w:t>
      </w:r>
      <w:r>
        <w:rPr>
          <w:sz w:val="24"/>
          <w:szCs w:val="24"/>
        </w:rPr>
        <w:t>. The Competition and Baseline condition</w:t>
      </w:r>
      <w:r w:rsidR="00712726">
        <w:rPr>
          <w:sz w:val="24"/>
          <w:szCs w:val="24"/>
        </w:rPr>
        <w:t>s</w:t>
      </w:r>
      <w:r>
        <w:rPr>
          <w:sz w:val="24"/>
          <w:szCs w:val="24"/>
        </w:rPr>
        <w:t xml:space="preserve"> did not differ significantly, </w:t>
      </w:r>
      <w:proofErr w:type="gramStart"/>
      <w:r w:rsidRPr="00576389">
        <w:rPr>
          <w:i/>
          <w:sz w:val="24"/>
          <w:szCs w:val="24"/>
        </w:rPr>
        <w:t>t</w:t>
      </w:r>
      <w:r>
        <w:rPr>
          <w:sz w:val="24"/>
          <w:szCs w:val="24"/>
        </w:rPr>
        <w:t>(</w:t>
      </w:r>
      <w:proofErr w:type="gramEnd"/>
      <w:r>
        <w:rPr>
          <w:sz w:val="24"/>
          <w:szCs w:val="24"/>
        </w:rPr>
        <w:t>71)=0.65</w:t>
      </w:r>
      <w:r w:rsidRPr="00576389">
        <w:rPr>
          <w:sz w:val="24"/>
          <w:szCs w:val="24"/>
        </w:rPr>
        <w:t xml:space="preserve">, </w:t>
      </w:r>
      <w:r w:rsidRPr="00576389">
        <w:rPr>
          <w:i/>
          <w:sz w:val="24"/>
          <w:szCs w:val="24"/>
        </w:rPr>
        <w:t>p</w:t>
      </w:r>
      <w:r>
        <w:rPr>
          <w:sz w:val="24"/>
          <w:szCs w:val="24"/>
        </w:rPr>
        <w:t>=0.516</w:t>
      </w:r>
      <w:r w:rsidRPr="00576389">
        <w:rPr>
          <w:sz w:val="24"/>
          <w:szCs w:val="24"/>
        </w:rPr>
        <w:t xml:space="preserve">, </w:t>
      </w:r>
      <w:r w:rsidRPr="00576389">
        <w:rPr>
          <w:i/>
          <w:sz w:val="24"/>
          <w:szCs w:val="24"/>
        </w:rPr>
        <w:t>d</w:t>
      </w:r>
      <w:r w:rsidRPr="00576389">
        <w:rPr>
          <w:sz w:val="24"/>
          <w:szCs w:val="24"/>
        </w:rPr>
        <w:t>=</w:t>
      </w:r>
      <w:r w:rsidR="00783AB5">
        <w:rPr>
          <w:sz w:val="24"/>
          <w:szCs w:val="24"/>
        </w:rPr>
        <w:t>0.15</w:t>
      </w:r>
      <w:r>
        <w:rPr>
          <w:sz w:val="24"/>
          <w:szCs w:val="24"/>
        </w:rPr>
        <w:t>.</w:t>
      </w:r>
      <w:r w:rsidR="00783AB5">
        <w:rPr>
          <w:sz w:val="24"/>
          <w:szCs w:val="24"/>
        </w:rPr>
        <w:t xml:space="preserve"> </w:t>
      </w:r>
      <w:r w:rsidR="00F66B04">
        <w:rPr>
          <w:sz w:val="24"/>
          <w:szCs w:val="24"/>
        </w:rPr>
        <w:t>For adults, participants in the Competition condition (</w:t>
      </w:r>
      <w:r w:rsidR="00F66B04">
        <w:rPr>
          <w:i/>
          <w:iCs/>
          <w:sz w:val="24"/>
          <w:szCs w:val="24"/>
        </w:rPr>
        <w:t>M</w:t>
      </w:r>
      <w:r w:rsidR="00F66B04">
        <w:rPr>
          <w:sz w:val="24"/>
          <w:szCs w:val="24"/>
        </w:rPr>
        <w:t>=0.17) chose the lowest</w:t>
      </w:r>
      <w:ins w:id="241" w:author="Nate Blanco" w:date="2019-09-11T09:34:00Z">
        <w:r w:rsidR="00E27194">
          <w:rPr>
            <w:sz w:val="24"/>
            <w:szCs w:val="24"/>
          </w:rPr>
          <w:t>-</w:t>
        </w:r>
      </w:ins>
      <w:del w:id="242" w:author="Nate Blanco" w:date="2019-09-11T09:34:00Z">
        <w:r w:rsidR="00F66B04" w:rsidDel="00E27194">
          <w:rPr>
            <w:sz w:val="24"/>
            <w:szCs w:val="24"/>
          </w:rPr>
          <w:delText xml:space="preserve"> </w:delText>
        </w:r>
      </w:del>
      <w:r w:rsidR="00F66B04">
        <w:rPr>
          <w:sz w:val="24"/>
          <w:szCs w:val="24"/>
        </w:rPr>
        <w:t xml:space="preserve">value option more often than both the Congruent </w:t>
      </w:r>
      <w:del w:id="243" w:author="Nate Blanco" w:date="2019-09-11T09:31:00Z">
        <w:r w:rsidR="00F66B04" w:rsidDel="00342A89">
          <w:rPr>
            <w:sz w:val="24"/>
            <w:szCs w:val="24"/>
          </w:rPr>
          <w:delText xml:space="preserve">condition </w:delText>
        </w:r>
      </w:del>
      <w:r w:rsidR="00F66B04">
        <w:rPr>
          <w:sz w:val="24"/>
          <w:szCs w:val="24"/>
        </w:rPr>
        <w:t>(</w:t>
      </w:r>
      <w:r w:rsidR="00F66B04">
        <w:rPr>
          <w:i/>
          <w:iCs/>
          <w:sz w:val="24"/>
          <w:szCs w:val="24"/>
        </w:rPr>
        <w:t>M</w:t>
      </w:r>
      <w:r w:rsidR="00F66B04">
        <w:rPr>
          <w:sz w:val="24"/>
          <w:szCs w:val="24"/>
        </w:rPr>
        <w:t xml:space="preserve">=0.02), </w:t>
      </w:r>
      <w:r w:rsidR="00F66B04">
        <w:rPr>
          <w:i/>
          <w:iCs/>
          <w:sz w:val="24"/>
          <w:szCs w:val="24"/>
        </w:rPr>
        <w:t>t</w:t>
      </w:r>
      <w:r w:rsidR="00F66B04">
        <w:rPr>
          <w:sz w:val="24"/>
          <w:szCs w:val="24"/>
        </w:rPr>
        <w:t xml:space="preserve">(69)=3.40, </w:t>
      </w:r>
      <w:r w:rsidR="00F66B04">
        <w:rPr>
          <w:i/>
          <w:iCs/>
          <w:sz w:val="24"/>
          <w:szCs w:val="24"/>
        </w:rPr>
        <w:t>p</w:t>
      </w:r>
      <w:r w:rsidR="00F66B04">
        <w:rPr>
          <w:sz w:val="24"/>
          <w:szCs w:val="24"/>
        </w:rPr>
        <w:t>=0.001,</w:t>
      </w:r>
      <w:r w:rsidR="005A1E82">
        <w:rPr>
          <w:sz w:val="24"/>
          <w:szCs w:val="24"/>
        </w:rPr>
        <w:t xml:space="preserve"> </w:t>
      </w:r>
      <w:r w:rsidR="005A1E82">
        <w:rPr>
          <w:i/>
          <w:iCs/>
          <w:sz w:val="24"/>
          <w:szCs w:val="24"/>
        </w:rPr>
        <w:t>d</w:t>
      </w:r>
      <w:r w:rsidR="005A1E82">
        <w:rPr>
          <w:sz w:val="24"/>
          <w:szCs w:val="24"/>
        </w:rPr>
        <w:t>=0.81,</w:t>
      </w:r>
      <w:r w:rsidR="00F66B04">
        <w:rPr>
          <w:sz w:val="24"/>
          <w:szCs w:val="24"/>
        </w:rPr>
        <w:t xml:space="preserve"> and the Baseline condition</w:t>
      </w:r>
      <w:ins w:id="244" w:author="Nate Blanco" w:date="2019-09-11T09:32:00Z">
        <w:r w:rsidR="00342A89">
          <w:rPr>
            <w:sz w:val="24"/>
            <w:szCs w:val="24"/>
          </w:rPr>
          <w:t>s</w:t>
        </w:r>
      </w:ins>
      <w:r w:rsidR="00F66B04">
        <w:rPr>
          <w:sz w:val="24"/>
          <w:szCs w:val="24"/>
        </w:rPr>
        <w:t xml:space="preserve"> (</w:t>
      </w:r>
      <w:r w:rsidR="00F66B04">
        <w:rPr>
          <w:i/>
          <w:iCs/>
          <w:sz w:val="24"/>
          <w:szCs w:val="24"/>
        </w:rPr>
        <w:t>M</w:t>
      </w:r>
      <w:r w:rsidR="00F66B04">
        <w:rPr>
          <w:sz w:val="24"/>
          <w:szCs w:val="24"/>
        </w:rPr>
        <w:t xml:space="preserve">=0.03), </w:t>
      </w:r>
      <w:r w:rsidR="00F66B04">
        <w:rPr>
          <w:i/>
          <w:iCs/>
          <w:sz w:val="24"/>
          <w:szCs w:val="24"/>
        </w:rPr>
        <w:t>t</w:t>
      </w:r>
      <w:r w:rsidR="00F66B04">
        <w:rPr>
          <w:sz w:val="24"/>
          <w:szCs w:val="24"/>
        </w:rPr>
        <w:t xml:space="preserve">(69)=3.23, </w:t>
      </w:r>
      <w:r w:rsidR="00F66B04">
        <w:rPr>
          <w:i/>
          <w:iCs/>
          <w:sz w:val="24"/>
          <w:szCs w:val="24"/>
        </w:rPr>
        <w:t>p</w:t>
      </w:r>
      <w:r w:rsidR="00F66B04">
        <w:rPr>
          <w:sz w:val="24"/>
          <w:szCs w:val="24"/>
        </w:rPr>
        <w:t>=0.002</w:t>
      </w:r>
      <w:r w:rsidR="005A1E82">
        <w:rPr>
          <w:sz w:val="24"/>
          <w:szCs w:val="24"/>
        </w:rPr>
        <w:t xml:space="preserve">, </w:t>
      </w:r>
      <w:r w:rsidR="005A1E82">
        <w:rPr>
          <w:i/>
          <w:iCs/>
          <w:sz w:val="24"/>
          <w:szCs w:val="24"/>
        </w:rPr>
        <w:t>d</w:t>
      </w:r>
      <w:r w:rsidR="005A1E82">
        <w:rPr>
          <w:sz w:val="24"/>
          <w:szCs w:val="24"/>
        </w:rPr>
        <w:t>=0.77</w:t>
      </w:r>
      <w:r w:rsidR="00F66B04">
        <w:rPr>
          <w:sz w:val="24"/>
          <w:szCs w:val="24"/>
        </w:rPr>
        <w:t>.</w:t>
      </w:r>
      <w:r w:rsidR="001D39B2">
        <w:rPr>
          <w:sz w:val="24"/>
          <w:szCs w:val="24"/>
        </w:rPr>
        <w:t xml:space="preserve"> The Congruent and Baseline conditions were not different from each other, </w:t>
      </w:r>
      <w:proofErr w:type="gramStart"/>
      <w:r w:rsidR="001D39B2">
        <w:rPr>
          <w:i/>
          <w:iCs/>
          <w:sz w:val="24"/>
          <w:szCs w:val="24"/>
        </w:rPr>
        <w:t>t</w:t>
      </w:r>
      <w:r w:rsidR="001D39B2">
        <w:rPr>
          <w:sz w:val="24"/>
          <w:szCs w:val="24"/>
        </w:rPr>
        <w:t>(</w:t>
      </w:r>
      <w:proofErr w:type="gramEnd"/>
      <w:r w:rsidR="001D39B2">
        <w:rPr>
          <w:sz w:val="24"/>
          <w:szCs w:val="24"/>
        </w:rPr>
        <w:t xml:space="preserve">72)=1.03, </w:t>
      </w:r>
      <w:r w:rsidR="001D39B2">
        <w:rPr>
          <w:i/>
          <w:iCs/>
          <w:sz w:val="24"/>
          <w:szCs w:val="24"/>
        </w:rPr>
        <w:t>p</w:t>
      </w:r>
      <w:r w:rsidR="001D39B2">
        <w:rPr>
          <w:sz w:val="24"/>
          <w:szCs w:val="24"/>
        </w:rPr>
        <w:t>=0.308</w:t>
      </w:r>
      <w:r w:rsidR="005A1E82">
        <w:rPr>
          <w:sz w:val="24"/>
          <w:szCs w:val="24"/>
        </w:rPr>
        <w:t xml:space="preserve">, </w:t>
      </w:r>
      <w:r w:rsidR="005A1E82">
        <w:rPr>
          <w:i/>
          <w:iCs/>
          <w:sz w:val="24"/>
          <w:szCs w:val="24"/>
        </w:rPr>
        <w:t>d</w:t>
      </w:r>
      <w:r w:rsidR="005A1E82">
        <w:rPr>
          <w:sz w:val="24"/>
          <w:szCs w:val="24"/>
        </w:rPr>
        <w:t>=0.24</w:t>
      </w:r>
      <w:r w:rsidR="001D39B2">
        <w:rPr>
          <w:sz w:val="24"/>
          <w:szCs w:val="24"/>
        </w:rPr>
        <w:t>.</w:t>
      </w:r>
    </w:p>
    <w:p w14:paraId="32CFCEF5" w14:textId="48E6248A" w:rsidR="00574F4D" w:rsidRDefault="00D644A1" w:rsidP="00D644A1">
      <w:pPr>
        <w:spacing w:line="480" w:lineRule="auto"/>
        <w:ind w:firstLine="720"/>
        <w:jc w:val="left"/>
        <w:rPr>
          <w:sz w:val="24"/>
          <w:szCs w:val="24"/>
        </w:rPr>
      </w:pPr>
      <w:r>
        <w:rPr>
          <w:sz w:val="24"/>
          <w:szCs w:val="24"/>
        </w:rPr>
        <w:t>In summary</w:t>
      </w:r>
      <w:r w:rsidR="007F3C76">
        <w:rPr>
          <w:sz w:val="24"/>
          <w:szCs w:val="24"/>
        </w:rPr>
        <w:t>, the</w:t>
      </w:r>
      <w:r w:rsidR="00C72392">
        <w:rPr>
          <w:sz w:val="24"/>
          <w:szCs w:val="24"/>
        </w:rPr>
        <w:t xml:space="preserve">re was </w:t>
      </w:r>
      <w:r>
        <w:rPr>
          <w:sz w:val="24"/>
          <w:szCs w:val="24"/>
        </w:rPr>
        <w:t xml:space="preserve">a straightforward </w:t>
      </w:r>
      <w:r w:rsidR="007F3C76">
        <w:rPr>
          <w:sz w:val="24"/>
          <w:szCs w:val="24"/>
        </w:rPr>
        <w:t xml:space="preserve">effect of </w:t>
      </w:r>
      <w:ins w:id="245" w:author="Nate Blanco" w:date="2019-09-11T09:32:00Z">
        <w:r w:rsidR="00E27194">
          <w:rPr>
            <w:sz w:val="24"/>
            <w:szCs w:val="24"/>
          </w:rPr>
          <w:t>s</w:t>
        </w:r>
      </w:ins>
      <w:del w:id="246" w:author="Nate Blanco" w:date="2019-09-11T09:32:00Z">
        <w:r w:rsidR="007F3C76" w:rsidDel="00E27194">
          <w:rPr>
            <w:sz w:val="24"/>
            <w:szCs w:val="24"/>
          </w:rPr>
          <w:delText>S</w:delText>
        </w:r>
      </w:del>
      <w:r w:rsidR="007F3C76">
        <w:rPr>
          <w:sz w:val="24"/>
          <w:szCs w:val="24"/>
        </w:rPr>
        <w:t xml:space="preserve">aliency </w:t>
      </w:r>
      <w:r w:rsidR="00C72392">
        <w:rPr>
          <w:sz w:val="24"/>
          <w:szCs w:val="24"/>
        </w:rPr>
        <w:t xml:space="preserve">in </w:t>
      </w:r>
      <w:r w:rsidR="007F3C76">
        <w:rPr>
          <w:sz w:val="24"/>
          <w:szCs w:val="24"/>
        </w:rPr>
        <w:t>adults: in the Competition condition</w:t>
      </w:r>
      <w:r w:rsidR="00C72392">
        <w:rPr>
          <w:sz w:val="24"/>
          <w:szCs w:val="24"/>
        </w:rPr>
        <w:t>,</w:t>
      </w:r>
      <w:r w:rsidR="007F3C76">
        <w:rPr>
          <w:sz w:val="24"/>
          <w:szCs w:val="24"/>
        </w:rPr>
        <w:t xml:space="preserve"> </w:t>
      </w:r>
      <w:r w:rsidR="00C72392">
        <w:rPr>
          <w:sz w:val="24"/>
          <w:szCs w:val="24"/>
        </w:rPr>
        <w:t xml:space="preserve">the highest option was </w:t>
      </w:r>
      <w:r w:rsidR="00574F4D">
        <w:rPr>
          <w:sz w:val="24"/>
          <w:szCs w:val="24"/>
        </w:rPr>
        <w:t>selected</w:t>
      </w:r>
      <w:r w:rsidR="00C72392">
        <w:rPr>
          <w:sz w:val="24"/>
          <w:szCs w:val="24"/>
        </w:rPr>
        <w:t xml:space="preserve"> less </w:t>
      </w:r>
      <w:r w:rsidR="00574F4D">
        <w:rPr>
          <w:sz w:val="24"/>
          <w:szCs w:val="24"/>
        </w:rPr>
        <w:t>frequently</w:t>
      </w:r>
      <w:r w:rsidR="004C4F46">
        <w:rPr>
          <w:sz w:val="24"/>
          <w:szCs w:val="24"/>
        </w:rPr>
        <w:t>,</w:t>
      </w:r>
      <w:r w:rsidR="00C72392">
        <w:rPr>
          <w:sz w:val="24"/>
          <w:szCs w:val="24"/>
        </w:rPr>
        <w:t xml:space="preserve"> and </w:t>
      </w:r>
      <w:r w:rsidR="007F3C76">
        <w:rPr>
          <w:sz w:val="24"/>
          <w:szCs w:val="24"/>
        </w:rPr>
        <w:t xml:space="preserve">the low-valued option </w:t>
      </w:r>
      <w:r w:rsidR="00574F4D">
        <w:rPr>
          <w:sz w:val="24"/>
          <w:szCs w:val="24"/>
        </w:rPr>
        <w:t>was selected more frequently, compared to the</w:t>
      </w:r>
      <w:r w:rsidR="007F3C76">
        <w:rPr>
          <w:sz w:val="24"/>
          <w:szCs w:val="24"/>
        </w:rPr>
        <w:t xml:space="preserve"> other conditions. The pattern of results </w:t>
      </w:r>
      <w:r w:rsidR="00574F4D">
        <w:rPr>
          <w:sz w:val="24"/>
          <w:szCs w:val="24"/>
        </w:rPr>
        <w:t>in</w:t>
      </w:r>
      <w:r w:rsidR="007F3C76">
        <w:rPr>
          <w:sz w:val="24"/>
          <w:szCs w:val="24"/>
        </w:rPr>
        <w:t xml:space="preserve"> children is more </w:t>
      </w:r>
      <w:r w:rsidR="00574F4D">
        <w:rPr>
          <w:sz w:val="24"/>
          <w:szCs w:val="24"/>
        </w:rPr>
        <w:t>complicated</w:t>
      </w:r>
      <w:r w:rsidR="007F3C76">
        <w:rPr>
          <w:sz w:val="24"/>
          <w:szCs w:val="24"/>
        </w:rPr>
        <w:t xml:space="preserve">. </w:t>
      </w:r>
      <w:r>
        <w:rPr>
          <w:sz w:val="24"/>
          <w:szCs w:val="24"/>
        </w:rPr>
        <w:t>S</w:t>
      </w:r>
      <w:r w:rsidR="00576389" w:rsidRPr="00576389">
        <w:rPr>
          <w:sz w:val="24"/>
          <w:szCs w:val="24"/>
        </w:rPr>
        <w:t>aliency facilita</w:t>
      </w:r>
      <w:r w:rsidR="00783AB5">
        <w:rPr>
          <w:sz w:val="24"/>
          <w:szCs w:val="24"/>
        </w:rPr>
        <w:t xml:space="preserve">ted </w:t>
      </w:r>
      <w:r w:rsidR="00574F4D">
        <w:rPr>
          <w:sz w:val="24"/>
          <w:szCs w:val="24"/>
        </w:rPr>
        <w:t>choosing the highest option</w:t>
      </w:r>
      <w:r w:rsidR="00783AB5">
        <w:rPr>
          <w:sz w:val="24"/>
          <w:szCs w:val="24"/>
        </w:rPr>
        <w:t xml:space="preserve"> in the C</w:t>
      </w:r>
      <w:r w:rsidR="00576389" w:rsidRPr="00576389">
        <w:rPr>
          <w:sz w:val="24"/>
          <w:szCs w:val="24"/>
        </w:rPr>
        <w:t>ongruent condition</w:t>
      </w:r>
      <w:r>
        <w:rPr>
          <w:sz w:val="24"/>
          <w:szCs w:val="24"/>
        </w:rPr>
        <w:t xml:space="preserve">, </w:t>
      </w:r>
      <w:r>
        <w:rPr>
          <w:sz w:val="24"/>
          <w:szCs w:val="24"/>
        </w:rPr>
        <w:lastRenderedPageBreak/>
        <w:t>but</w:t>
      </w:r>
      <w:r w:rsidR="00574F4D">
        <w:rPr>
          <w:sz w:val="24"/>
          <w:szCs w:val="24"/>
        </w:rPr>
        <w:t xml:space="preserve"> had no effect in the Competition condition: the </w:t>
      </w:r>
      <w:del w:id="247" w:author="Nathaniel Blanco" w:date="2019-09-13T14:34:00Z">
        <w:r w:rsidR="00574F4D" w:rsidDel="008A7956">
          <w:rPr>
            <w:sz w:val="24"/>
            <w:szCs w:val="24"/>
          </w:rPr>
          <w:delText xml:space="preserve">most </w:delText>
        </w:r>
      </w:del>
      <w:r w:rsidR="00574F4D">
        <w:rPr>
          <w:sz w:val="24"/>
          <w:szCs w:val="24"/>
        </w:rPr>
        <w:t>salient option was selected neither more frequently (which would be expected if choices were purely salience</w:t>
      </w:r>
      <w:ins w:id="248" w:author="Nathaniel Blanco" w:date="2019-09-13T14:34:00Z">
        <w:r w:rsidR="008A7956">
          <w:rPr>
            <w:sz w:val="24"/>
            <w:szCs w:val="24"/>
          </w:rPr>
          <w:t>-</w:t>
        </w:r>
      </w:ins>
      <w:del w:id="249" w:author="Nathaniel Blanco" w:date="2019-09-13T14:34:00Z">
        <w:r w:rsidR="00574F4D" w:rsidDel="008A7956">
          <w:rPr>
            <w:sz w:val="24"/>
            <w:szCs w:val="24"/>
          </w:rPr>
          <w:delText xml:space="preserve"> </w:delText>
        </w:r>
      </w:del>
      <w:r w:rsidR="00574F4D">
        <w:rPr>
          <w:sz w:val="24"/>
          <w:szCs w:val="24"/>
        </w:rPr>
        <w:t>driven) nor less frequently (which would be expected if salience facilitated learning)</w:t>
      </w:r>
      <w:r w:rsidR="00644D3F">
        <w:rPr>
          <w:sz w:val="24"/>
          <w:szCs w:val="24"/>
        </w:rPr>
        <w:t xml:space="preserve">. </w:t>
      </w:r>
    </w:p>
    <w:p w14:paraId="69434C64" w14:textId="77777777" w:rsidR="00356491" w:rsidRDefault="007B089C" w:rsidP="007B089C">
      <w:pPr>
        <w:spacing w:line="480" w:lineRule="auto"/>
        <w:ind w:firstLine="0"/>
        <w:jc w:val="left"/>
        <w:rPr>
          <w:i/>
          <w:sz w:val="24"/>
          <w:szCs w:val="24"/>
        </w:rPr>
      </w:pPr>
      <w:r>
        <w:rPr>
          <w:i/>
          <w:sz w:val="24"/>
          <w:szCs w:val="24"/>
        </w:rPr>
        <w:t>Switch proportions</w:t>
      </w:r>
    </w:p>
    <w:p w14:paraId="55D68BCB" w14:textId="2680F494" w:rsidR="00272A0D" w:rsidRDefault="00644D3F" w:rsidP="00A204E2">
      <w:pPr>
        <w:spacing w:line="480" w:lineRule="auto"/>
        <w:ind w:firstLine="720"/>
        <w:jc w:val="left"/>
        <w:rPr>
          <w:sz w:val="24"/>
          <w:szCs w:val="24"/>
        </w:rPr>
      </w:pPr>
      <w:r>
        <w:rPr>
          <w:sz w:val="24"/>
          <w:szCs w:val="24"/>
        </w:rPr>
        <w:t>To further examine effects of salience, w</w:t>
      </w:r>
      <w:r w:rsidR="00221EBD">
        <w:rPr>
          <w:sz w:val="24"/>
          <w:szCs w:val="24"/>
        </w:rPr>
        <w:t xml:space="preserve">e </w:t>
      </w:r>
      <w:del w:id="250" w:author="Nate Blanco" w:date="2019-09-11T16:45:00Z">
        <w:r w:rsidR="00221EBD" w:rsidDel="00A215A0">
          <w:rPr>
            <w:sz w:val="24"/>
            <w:szCs w:val="24"/>
          </w:rPr>
          <w:delText xml:space="preserve">examined </w:delText>
        </w:r>
      </w:del>
      <w:ins w:id="251" w:author="Nate Blanco" w:date="2019-09-11T16:45:00Z">
        <w:r w:rsidR="00A215A0">
          <w:rPr>
            <w:sz w:val="24"/>
            <w:szCs w:val="24"/>
          </w:rPr>
          <w:t>analy</w:t>
        </w:r>
      </w:ins>
      <w:ins w:id="252" w:author="Nate Blanco" w:date="2019-09-11T16:46:00Z">
        <w:r w:rsidR="00A215A0">
          <w:rPr>
            <w:sz w:val="24"/>
            <w:szCs w:val="24"/>
          </w:rPr>
          <w:t>zed</w:t>
        </w:r>
      </w:ins>
      <w:ins w:id="253" w:author="Nate Blanco" w:date="2019-09-11T16:45:00Z">
        <w:r w:rsidR="00A215A0">
          <w:rPr>
            <w:sz w:val="24"/>
            <w:szCs w:val="24"/>
          </w:rPr>
          <w:t xml:space="preserve"> </w:t>
        </w:r>
      </w:ins>
      <w:r w:rsidR="00221EBD">
        <w:rPr>
          <w:sz w:val="24"/>
          <w:szCs w:val="24"/>
        </w:rPr>
        <w:t xml:space="preserve">the proportion of trials </w:t>
      </w:r>
      <w:del w:id="254" w:author="Nate Blanco" w:date="2019-09-11T16:46:00Z">
        <w:r w:rsidR="00221EBD" w:rsidDel="00A215A0">
          <w:rPr>
            <w:sz w:val="24"/>
            <w:szCs w:val="24"/>
          </w:rPr>
          <w:delText>on which</w:delText>
        </w:r>
      </w:del>
      <w:ins w:id="255" w:author="Nate Blanco" w:date="2019-09-11T16:46:00Z">
        <w:r w:rsidR="00A215A0">
          <w:rPr>
            <w:sz w:val="24"/>
            <w:szCs w:val="24"/>
          </w:rPr>
          <w:t>that</w:t>
        </w:r>
      </w:ins>
      <w:r w:rsidR="00221EBD">
        <w:rPr>
          <w:sz w:val="24"/>
          <w:szCs w:val="24"/>
        </w:rPr>
        <w:t xml:space="preserve"> participants switched responses, choosing a different option than the previous trial</w:t>
      </w:r>
      <w:r w:rsidR="002D7F55">
        <w:rPr>
          <w:sz w:val="24"/>
          <w:szCs w:val="24"/>
        </w:rPr>
        <w:t>, as an indicator of elevated exploration</w:t>
      </w:r>
      <w:r w:rsidR="001A63FA">
        <w:rPr>
          <w:sz w:val="24"/>
          <w:szCs w:val="24"/>
        </w:rPr>
        <w:t xml:space="preserve"> (Figure 3)</w:t>
      </w:r>
      <w:r w:rsidR="00221EBD">
        <w:rPr>
          <w:sz w:val="24"/>
          <w:szCs w:val="24"/>
        </w:rPr>
        <w:t xml:space="preserve">. In </w:t>
      </w:r>
      <w:r w:rsidR="00F62330">
        <w:rPr>
          <w:sz w:val="24"/>
          <w:szCs w:val="24"/>
        </w:rPr>
        <w:t xml:space="preserve">the Baseline </w:t>
      </w:r>
      <w:r w:rsidR="004C5955">
        <w:rPr>
          <w:sz w:val="24"/>
          <w:szCs w:val="24"/>
        </w:rPr>
        <w:t>condition</w:t>
      </w:r>
      <w:r w:rsidR="003274BF">
        <w:rPr>
          <w:sz w:val="24"/>
          <w:szCs w:val="24"/>
        </w:rPr>
        <w:t>,</w:t>
      </w:r>
      <w:r w:rsidR="004C5955">
        <w:rPr>
          <w:sz w:val="24"/>
          <w:szCs w:val="24"/>
        </w:rPr>
        <w:t xml:space="preserve"> </w:t>
      </w:r>
      <w:r w:rsidR="00F62330">
        <w:rPr>
          <w:sz w:val="24"/>
          <w:szCs w:val="24"/>
        </w:rPr>
        <w:t xml:space="preserve">we expected </w:t>
      </w:r>
      <w:r w:rsidR="007F3C76">
        <w:rPr>
          <w:sz w:val="24"/>
          <w:szCs w:val="24"/>
        </w:rPr>
        <w:t xml:space="preserve">children </w:t>
      </w:r>
      <w:r w:rsidR="00F62330">
        <w:rPr>
          <w:sz w:val="24"/>
          <w:szCs w:val="24"/>
        </w:rPr>
        <w:t xml:space="preserve">to switch often and </w:t>
      </w:r>
      <w:del w:id="256" w:author="Nate Blanco" w:date="2019-09-11T16:47:00Z">
        <w:r w:rsidR="00F62330" w:rsidDel="00A215A0">
          <w:rPr>
            <w:sz w:val="24"/>
            <w:szCs w:val="24"/>
          </w:rPr>
          <w:delText xml:space="preserve">do so </w:delText>
        </w:r>
      </w:del>
      <w:r w:rsidR="00F62330">
        <w:rPr>
          <w:sz w:val="24"/>
          <w:szCs w:val="24"/>
        </w:rPr>
        <w:t>systematically</w:t>
      </w:r>
      <w:del w:id="257" w:author="Nate Blanco" w:date="2019-09-16T03:45:00Z">
        <w:r w:rsidDel="00CE710A">
          <w:rPr>
            <w:sz w:val="24"/>
            <w:szCs w:val="24"/>
          </w:rPr>
          <w:delText xml:space="preserve"> (i.e., non-randomly</w:delText>
        </w:r>
      </w:del>
      <w:del w:id="258" w:author="Nate Blanco" w:date="2019-09-16T03:44:00Z">
        <w:r w:rsidDel="00CE710A">
          <w:rPr>
            <w:sz w:val="24"/>
            <w:szCs w:val="24"/>
          </w:rPr>
          <w:delText>)</w:delText>
        </w:r>
      </w:del>
      <w:r w:rsidR="00F62330">
        <w:rPr>
          <w:sz w:val="24"/>
          <w:szCs w:val="24"/>
        </w:rPr>
        <w:t xml:space="preserve">. </w:t>
      </w:r>
      <w:moveFromRangeStart w:id="259" w:author="Nate Blanco" w:date="2019-09-11T16:48:00Z" w:name="move19112899"/>
      <w:moveFrom w:id="260" w:author="Nate Blanco" w:date="2019-09-11T16:48:00Z">
        <w:r w:rsidR="00F62330" w:rsidDel="00A215A0">
          <w:rPr>
            <w:sz w:val="24"/>
            <w:szCs w:val="24"/>
          </w:rPr>
          <w:t xml:space="preserve">This expectation is based on </w:t>
        </w:r>
        <w:r w:rsidR="00221EBD" w:rsidDel="00A215A0">
          <w:rPr>
            <w:sz w:val="24"/>
            <w:szCs w:val="24"/>
          </w:rPr>
          <w:t>a previous study (Blanco &amp; Sloutsky,</w:t>
        </w:r>
        <w:r w:rsidR="002C4074" w:rsidDel="00A215A0">
          <w:rPr>
            <w:sz w:val="24"/>
            <w:szCs w:val="24"/>
          </w:rPr>
          <w:t xml:space="preserve"> 2019</w:t>
        </w:r>
        <w:r w:rsidR="00221EBD" w:rsidDel="00A215A0">
          <w:rPr>
            <w:sz w:val="24"/>
            <w:szCs w:val="24"/>
          </w:rPr>
          <w:t xml:space="preserve"> </w:t>
        </w:r>
        <w:r w:rsidR="002C4074" w:rsidDel="00A215A0">
          <w:rPr>
            <w:i/>
            <w:iCs/>
            <w:sz w:val="24"/>
            <w:szCs w:val="24"/>
          </w:rPr>
          <w:t>P</w:t>
        </w:r>
        <w:r w:rsidR="00714E80" w:rsidDel="00A215A0">
          <w:rPr>
            <w:i/>
            <w:iCs/>
            <w:sz w:val="24"/>
            <w:szCs w:val="24"/>
          </w:rPr>
          <w:t>syArXiv</w:t>
        </w:r>
        <w:r w:rsidR="007F3C76" w:rsidDel="00A215A0">
          <w:rPr>
            <w:sz w:val="24"/>
            <w:szCs w:val="24"/>
          </w:rPr>
          <w:t>)</w:t>
        </w:r>
        <w:r w:rsidR="00F62330" w:rsidDel="00A215A0">
          <w:rPr>
            <w:sz w:val="24"/>
            <w:szCs w:val="24"/>
          </w:rPr>
          <w:t>.</w:t>
        </w:r>
        <w:r w:rsidR="00221EBD" w:rsidDel="00A215A0">
          <w:rPr>
            <w:sz w:val="24"/>
            <w:szCs w:val="24"/>
          </w:rPr>
          <w:t xml:space="preserve"> </w:t>
        </w:r>
      </w:moveFrom>
      <w:moveFromRangeEnd w:id="259"/>
      <w:r w:rsidR="00A204E2">
        <w:rPr>
          <w:sz w:val="24"/>
          <w:szCs w:val="24"/>
        </w:rPr>
        <w:t>While, because outcomes we</w:t>
      </w:r>
      <w:r w:rsidR="00A204E2" w:rsidRPr="00822371">
        <w:rPr>
          <w:sz w:val="24"/>
          <w:szCs w:val="24"/>
        </w:rPr>
        <w:t xml:space="preserve">re stable, low levels of exploration would </w:t>
      </w:r>
      <w:r w:rsidR="00A204E2">
        <w:rPr>
          <w:sz w:val="24"/>
          <w:szCs w:val="24"/>
        </w:rPr>
        <w:t>usually be expected</w:t>
      </w:r>
      <w:r w:rsidR="00F62330">
        <w:rPr>
          <w:sz w:val="24"/>
          <w:szCs w:val="24"/>
        </w:rPr>
        <w:t>,</w:t>
      </w:r>
      <w:ins w:id="261" w:author="Nate Blanco" w:date="2019-09-11T16:48:00Z">
        <w:r w:rsidR="00A215A0">
          <w:rPr>
            <w:sz w:val="24"/>
            <w:szCs w:val="24"/>
          </w:rPr>
          <w:t xml:space="preserve"> </w:t>
        </w:r>
      </w:ins>
      <w:moveToRangeStart w:id="262" w:author="Nate Blanco" w:date="2019-09-11T16:48:00Z" w:name="move19112899"/>
      <w:moveTo w:id="263" w:author="Nate Blanco" w:date="2019-09-11T16:48:00Z">
        <w:del w:id="264" w:author="Nate Blanco" w:date="2019-09-11T16:48:00Z">
          <w:r w:rsidR="00A215A0" w:rsidDel="00A215A0">
            <w:rPr>
              <w:sz w:val="24"/>
              <w:szCs w:val="24"/>
            </w:rPr>
            <w:delText xml:space="preserve">This expectation is based on </w:delText>
          </w:r>
        </w:del>
        <w:r w:rsidR="00A215A0">
          <w:rPr>
            <w:sz w:val="24"/>
            <w:szCs w:val="24"/>
          </w:rPr>
          <w:t>a previous study</w:t>
        </w:r>
      </w:moveTo>
      <w:ins w:id="265" w:author="Nate Blanco" w:date="2019-09-11T16:48:00Z">
        <w:r w:rsidR="00A215A0">
          <w:rPr>
            <w:sz w:val="24"/>
            <w:szCs w:val="24"/>
          </w:rPr>
          <w:t xml:space="preserve"> showed that</w:t>
        </w:r>
      </w:ins>
      <w:moveTo w:id="266" w:author="Nate Blanco" w:date="2019-09-11T16:48:00Z">
        <w:r w:rsidR="00A215A0">
          <w:rPr>
            <w:sz w:val="24"/>
            <w:szCs w:val="24"/>
          </w:rPr>
          <w:t xml:space="preserve"> </w:t>
        </w:r>
        <w:del w:id="267" w:author="Nate Blanco" w:date="2019-09-11T16:48:00Z">
          <w:r w:rsidR="00A215A0" w:rsidDel="00A215A0">
            <w:rPr>
              <w:sz w:val="24"/>
              <w:szCs w:val="24"/>
            </w:rPr>
            <w:delText xml:space="preserve">(Blanco &amp; Sloutsky, 2019 </w:delText>
          </w:r>
          <w:r w:rsidR="00A215A0" w:rsidDel="00A215A0">
            <w:rPr>
              <w:i/>
              <w:iCs/>
              <w:sz w:val="24"/>
              <w:szCs w:val="24"/>
            </w:rPr>
            <w:delText>PsyArXiv</w:delText>
          </w:r>
          <w:r w:rsidR="00A215A0" w:rsidDel="00A215A0">
            <w:rPr>
              <w:sz w:val="24"/>
              <w:szCs w:val="24"/>
            </w:rPr>
            <w:delText xml:space="preserve">). </w:delText>
          </w:r>
        </w:del>
      </w:moveTo>
      <w:moveToRangeEnd w:id="262"/>
      <w:del w:id="268" w:author="Nate Blanco" w:date="2019-09-11T16:48:00Z">
        <w:r w:rsidR="00F62330" w:rsidDel="00A215A0">
          <w:rPr>
            <w:sz w:val="24"/>
            <w:szCs w:val="24"/>
          </w:rPr>
          <w:delText xml:space="preserve"> </w:delText>
        </w:r>
      </w:del>
      <w:r w:rsidR="00221EBD">
        <w:rPr>
          <w:sz w:val="24"/>
          <w:szCs w:val="24"/>
        </w:rPr>
        <w:t>children tend</w:t>
      </w:r>
      <w:r w:rsidR="007C32C6">
        <w:rPr>
          <w:sz w:val="24"/>
          <w:szCs w:val="24"/>
        </w:rPr>
        <w:t>ed</w:t>
      </w:r>
      <w:r w:rsidR="00221EBD">
        <w:rPr>
          <w:sz w:val="24"/>
          <w:szCs w:val="24"/>
        </w:rPr>
        <w:t xml:space="preserve"> to switch extremely often</w:t>
      </w:r>
      <w:ins w:id="269" w:author="Nate Blanco" w:date="2019-09-11T16:48:00Z">
        <w:r w:rsidR="00A215A0">
          <w:rPr>
            <w:sz w:val="24"/>
            <w:szCs w:val="24"/>
          </w:rPr>
          <w:t xml:space="preserve"> (Blanco &amp; Sloutsky, 2019 </w:t>
        </w:r>
        <w:r w:rsidR="00A215A0">
          <w:rPr>
            <w:i/>
            <w:iCs/>
            <w:sz w:val="24"/>
            <w:szCs w:val="24"/>
          </w:rPr>
          <w:t>PsyArXiv</w:t>
        </w:r>
        <w:r w:rsidR="00A215A0">
          <w:rPr>
            <w:sz w:val="24"/>
            <w:szCs w:val="24"/>
          </w:rPr>
          <w:t>)</w:t>
        </w:r>
      </w:ins>
      <w:r w:rsidR="00221EBD">
        <w:rPr>
          <w:sz w:val="24"/>
          <w:szCs w:val="24"/>
        </w:rPr>
        <w:t>—consistent with</w:t>
      </w:r>
      <w:r w:rsidR="00EE4A81">
        <w:rPr>
          <w:sz w:val="24"/>
          <w:szCs w:val="24"/>
        </w:rPr>
        <w:t xml:space="preserve"> highly</w:t>
      </w:r>
      <w:r w:rsidR="00221EBD">
        <w:rPr>
          <w:sz w:val="24"/>
          <w:szCs w:val="24"/>
        </w:rPr>
        <w:t xml:space="preserve"> elevated exploration.</w:t>
      </w:r>
      <w:r w:rsidR="00646C47">
        <w:rPr>
          <w:sz w:val="24"/>
          <w:szCs w:val="24"/>
        </w:rPr>
        <w:t xml:space="preserve"> </w:t>
      </w:r>
      <w:r w:rsidR="00F62330">
        <w:rPr>
          <w:sz w:val="24"/>
          <w:szCs w:val="24"/>
        </w:rPr>
        <w:t xml:space="preserve">Systematicity </w:t>
      </w:r>
      <w:r w:rsidR="00CC49AF">
        <w:rPr>
          <w:sz w:val="24"/>
          <w:szCs w:val="24"/>
        </w:rPr>
        <w:t>in</w:t>
      </w:r>
      <w:r w:rsidR="00F62330">
        <w:rPr>
          <w:sz w:val="24"/>
          <w:szCs w:val="24"/>
        </w:rPr>
        <w:t xml:space="preserve"> their switching was </w:t>
      </w:r>
      <w:r w:rsidR="00CC49AF">
        <w:rPr>
          <w:sz w:val="24"/>
          <w:szCs w:val="24"/>
        </w:rPr>
        <w:t xml:space="preserve">then </w:t>
      </w:r>
      <w:r w:rsidR="00F62330">
        <w:rPr>
          <w:sz w:val="24"/>
          <w:szCs w:val="24"/>
        </w:rPr>
        <w:t xml:space="preserve">established </w:t>
      </w:r>
      <w:r w:rsidR="00CC49AF">
        <w:rPr>
          <w:sz w:val="24"/>
          <w:szCs w:val="24"/>
        </w:rPr>
        <w:t>with</w:t>
      </w:r>
      <w:r w:rsidR="00F62330">
        <w:rPr>
          <w:sz w:val="24"/>
          <w:szCs w:val="24"/>
        </w:rPr>
        <w:t xml:space="preserve"> subsequent computational modeling</w:t>
      </w:r>
      <w:r w:rsidR="004C5955">
        <w:rPr>
          <w:sz w:val="24"/>
          <w:szCs w:val="24"/>
        </w:rPr>
        <w:t xml:space="preserve"> analyses</w:t>
      </w:r>
      <w:r w:rsidR="00F62330">
        <w:rPr>
          <w:sz w:val="24"/>
          <w:szCs w:val="24"/>
        </w:rPr>
        <w:t xml:space="preserve">. We, therefore, first analyze participants’ </w:t>
      </w:r>
      <w:r w:rsidR="002E1960">
        <w:rPr>
          <w:sz w:val="24"/>
          <w:szCs w:val="24"/>
        </w:rPr>
        <w:t xml:space="preserve">switch </w:t>
      </w:r>
      <w:r w:rsidR="00F62330">
        <w:rPr>
          <w:sz w:val="24"/>
          <w:szCs w:val="24"/>
        </w:rPr>
        <w:t>response</w:t>
      </w:r>
      <w:r w:rsidR="002E1960">
        <w:rPr>
          <w:sz w:val="24"/>
          <w:szCs w:val="24"/>
        </w:rPr>
        <w:t>s</w:t>
      </w:r>
      <w:r w:rsidR="00272A0D">
        <w:rPr>
          <w:sz w:val="24"/>
          <w:szCs w:val="24"/>
        </w:rPr>
        <w:t>,</w:t>
      </w:r>
      <w:r w:rsidR="009169FA">
        <w:rPr>
          <w:sz w:val="24"/>
          <w:szCs w:val="24"/>
        </w:rPr>
        <w:t xml:space="preserve"> and</w:t>
      </w:r>
      <w:r w:rsidR="00272A0D">
        <w:rPr>
          <w:sz w:val="24"/>
          <w:szCs w:val="24"/>
        </w:rPr>
        <w:t xml:space="preserve"> we report modeling results</w:t>
      </w:r>
      <w:r w:rsidR="009169FA">
        <w:rPr>
          <w:sz w:val="24"/>
          <w:szCs w:val="24"/>
        </w:rPr>
        <w:t xml:space="preserve"> in the next section</w:t>
      </w:r>
      <w:r w:rsidR="00272A0D">
        <w:rPr>
          <w:sz w:val="24"/>
          <w:szCs w:val="24"/>
        </w:rPr>
        <w:t>.</w:t>
      </w:r>
    </w:p>
    <w:p w14:paraId="22BDC111" w14:textId="77777777" w:rsidR="00465E60" w:rsidRDefault="00465E60" w:rsidP="00B378D3">
      <w:pPr>
        <w:spacing w:line="480" w:lineRule="auto"/>
        <w:ind w:firstLine="720"/>
        <w:jc w:val="left"/>
        <w:rPr>
          <w:sz w:val="24"/>
          <w:szCs w:val="24"/>
        </w:rPr>
      </w:pPr>
    </w:p>
    <w:p w14:paraId="64A4663E" w14:textId="77777777" w:rsidR="00465E60" w:rsidRDefault="00E413B6" w:rsidP="00465E60">
      <w:pPr>
        <w:ind w:firstLine="0"/>
        <w:jc w:val="left"/>
        <w:rPr>
          <w:sz w:val="24"/>
          <w:szCs w:val="24"/>
        </w:rPr>
      </w:pPr>
      <w:r>
        <w:rPr>
          <w:noProof/>
          <w:sz w:val="24"/>
          <w:szCs w:val="24"/>
        </w:rPr>
        <w:lastRenderedPageBreak/>
        <w:drawing>
          <wp:inline distT="0" distB="0" distL="0" distR="0" wp14:anchorId="20DCCE87" wp14:editId="51EBE530">
            <wp:extent cx="5943600" cy="36334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hoices final.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633470"/>
                    </a:xfrm>
                    <a:prstGeom prst="rect">
                      <a:avLst/>
                    </a:prstGeom>
                  </pic:spPr>
                </pic:pic>
              </a:graphicData>
            </a:graphic>
          </wp:inline>
        </w:drawing>
      </w:r>
    </w:p>
    <w:p w14:paraId="11F333CA" w14:textId="77777777" w:rsidR="00465E60" w:rsidRPr="00262B49" w:rsidRDefault="00465E60" w:rsidP="00465E60">
      <w:pPr>
        <w:ind w:firstLine="0"/>
        <w:jc w:val="center"/>
        <w:rPr>
          <w:sz w:val="24"/>
          <w:szCs w:val="24"/>
        </w:rPr>
      </w:pPr>
    </w:p>
    <w:p w14:paraId="3A168900" w14:textId="47FBA4A9" w:rsidR="00465E60" w:rsidRPr="00F75439" w:rsidRDefault="00465E60" w:rsidP="00465E60">
      <w:pPr>
        <w:spacing w:line="480" w:lineRule="auto"/>
        <w:ind w:firstLine="0"/>
        <w:jc w:val="left"/>
        <w:rPr>
          <w:sz w:val="22"/>
          <w:szCs w:val="22"/>
        </w:rPr>
      </w:pPr>
      <w:r w:rsidRPr="00F75439">
        <w:rPr>
          <w:sz w:val="22"/>
          <w:szCs w:val="22"/>
        </w:rPr>
        <w:t>Figure 2: Choice proportions. The proportion of trials on which each option was chosen is presented for blocks of 20 trials. Children in the Congruent condition selected the highest</w:t>
      </w:r>
      <w:ins w:id="270" w:author="Nate Blanco" w:date="2019-09-11T09:33:00Z">
        <w:r w:rsidR="00E27194">
          <w:rPr>
            <w:sz w:val="22"/>
            <w:szCs w:val="22"/>
          </w:rPr>
          <w:t>-</w:t>
        </w:r>
      </w:ins>
      <w:del w:id="271" w:author="Nate Blanco" w:date="2019-09-11T09:33:00Z">
        <w:r w:rsidRPr="00F75439" w:rsidDel="00E27194">
          <w:rPr>
            <w:sz w:val="22"/>
            <w:szCs w:val="22"/>
          </w:rPr>
          <w:delText xml:space="preserve"> </w:delText>
        </w:r>
      </w:del>
      <w:r w:rsidRPr="00F75439">
        <w:rPr>
          <w:sz w:val="22"/>
          <w:szCs w:val="22"/>
        </w:rPr>
        <w:t>valued option more frequently than children in both the Baseline and Competition conditions. Interestingly, children in the Competition condition did not select the lowest</w:t>
      </w:r>
      <w:ins w:id="272" w:author="Nate Blanco" w:date="2019-09-11T09:34:00Z">
        <w:r w:rsidR="00E27194">
          <w:rPr>
            <w:sz w:val="22"/>
            <w:szCs w:val="22"/>
          </w:rPr>
          <w:t>-</w:t>
        </w:r>
      </w:ins>
      <w:del w:id="273" w:author="Nate Blanco" w:date="2019-09-11T09:34:00Z">
        <w:r w:rsidRPr="00F75439" w:rsidDel="00E27194">
          <w:rPr>
            <w:sz w:val="22"/>
            <w:szCs w:val="22"/>
          </w:rPr>
          <w:delText xml:space="preserve"> </w:delText>
        </w:r>
      </w:del>
      <w:r w:rsidRPr="00F75439">
        <w:rPr>
          <w:sz w:val="22"/>
          <w:szCs w:val="22"/>
        </w:rPr>
        <w:t xml:space="preserve">valued option (which was salient in that condition) more often than in the Baseline condition. This suggests that simple salience-seeking did not drive children’s choices. </w:t>
      </w:r>
      <w:r w:rsidR="00A76FBA">
        <w:rPr>
          <w:sz w:val="22"/>
          <w:szCs w:val="22"/>
        </w:rPr>
        <w:t>Adults exploited the highest</w:t>
      </w:r>
      <w:ins w:id="274" w:author="Nate Blanco" w:date="2019-09-11T09:33:00Z">
        <w:r w:rsidR="00E27194">
          <w:rPr>
            <w:sz w:val="22"/>
            <w:szCs w:val="22"/>
          </w:rPr>
          <w:t>-</w:t>
        </w:r>
      </w:ins>
      <w:del w:id="275" w:author="Nate Blanco" w:date="2019-09-11T09:33:00Z">
        <w:r w:rsidR="00A76FBA" w:rsidDel="00E27194">
          <w:rPr>
            <w:sz w:val="22"/>
            <w:szCs w:val="22"/>
          </w:rPr>
          <w:delText xml:space="preserve"> </w:delText>
        </w:r>
      </w:del>
      <w:r w:rsidR="00A76FBA">
        <w:rPr>
          <w:sz w:val="22"/>
          <w:szCs w:val="22"/>
        </w:rPr>
        <w:t xml:space="preserve">value option in all conditions and selected the lowest option more often when it was salient (in the Competition condition). </w:t>
      </w:r>
      <w:r w:rsidRPr="00F75439">
        <w:rPr>
          <w:sz w:val="22"/>
          <w:szCs w:val="22"/>
        </w:rPr>
        <w:t>Error bars reflect standard errors of the mean.</w:t>
      </w:r>
    </w:p>
    <w:p w14:paraId="0D929CD2" w14:textId="77777777" w:rsidR="00465E60" w:rsidRDefault="00465E60" w:rsidP="00B378D3">
      <w:pPr>
        <w:spacing w:line="480" w:lineRule="auto"/>
        <w:ind w:firstLine="720"/>
        <w:jc w:val="left"/>
        <w:rPr>
          <w:sz w:val="24"/>
          <w:szCs w:val="24"/>
        </w:rPr>
      </w:pPr>
    </w:p>
    <w:p w14:paraId="4C96D345" w14:textId="2EAC140F" w:rsidR="007C32C6" w:rsidRDefault="00994A1F" w:rsidP="00083BE7">
      <w:pPr>
        <w:spacing w:line="480" w:lineRule="auto"/>
        <w:ind w:firstLine="720"/>
        <w:jc w:val="left"/>
        <w:rPr>
          <w:sz w:val="24"/>
          <w:szCs w:val="24"/>
        </w:rPr>
      </w:pPr>
      <w:r>
        <w:rPr>
          <w:sz w:val="24"/>
          <w:szCs w:val="24"/>
        </w:rPr>
        <w:t>A 3x2 (age by condition) ANOVA</w:t>
      </w:r>
      <w:r w:rsidR="001C1984">
        <w:rPr>
          <w:sz w:val="24"/>
          <w:szCs w:val="24"/>
        </w:rPr>
        <w:t xml:space="preserve"> on </w:t>
      </w:r>
      <w:r w:rsidR="007C32C6">
        <w:rPr>
          <w:sz w:val="24"/>
          <w:szCs w:val="24"/>
        </w:rPr>
        <w:t xml:space="preserve">switch proportions </w:t>
      </w:r>
      <w:r>
        <w:rPr>
          <w:sz w:val="24"/>
          <w:szCs w:val="24"/>
        </w:rPr>
        <w:t>revealed a main effect of age group</w:t>
      </w:r>
      <w:r w:rsidR="001C1984">
        <w:rPr>
          <w:sz w:val="24"/>
          <w:szCs w:val="24"/>
        </w:rPr>
        <w:t xml:space="preserve">, </w:t>
      </w:r>
      <w:r w:rsidR="001C1984">
        <w:rPr>
          <w:i/>
          <w:iCs/>
          <w:sz w:val="24"/>
          <w:szCs w:val="24"/>
        </w:rPr>
        <w:t>F</w:t>
      </w:r>
      <w:r w:rsidR="001C1984">
        <w:rPr>
          <w:sz w:val="24"/>
          <w:szCs w:val="24"/>
        </w:rPr>
        <w:t xml:space="preserve">(1,212)=577.83, </w:t>
      </w:r>
      <w:r w:rsidR="001C1984">
        <w:rPr>
          <w:i/>
          <w:iCs/>
          <w:sz w:val="24"/>
          <w:szCs w:val="24"/>
        </w:rPr>
        <w:t>p</w:t>
      </w:r>
      <w:r w:rsidR="001C1984">
        <w:rPr>
          <w:sz w:val="24"/>
          <w:szCs w:val="24"/>
        </w:rPr>
        <w:t>&lt;0.001</w:t>
      </w:r>
      <w:r>
        <w:rPr>
          <w:sz w:val="24"/>
          <w:szCs w:val="24"/>
        </w:rPr>
        <w:t>,</w:t>
      </w:r>
      <w:r w:rsidR="00754AC6">
        <w:rPr>
          <w:sz w:val="24"/>
          <w:szCs w:val="24"/>
        </w:rPr>
        <w:t xml:space="preserve"> partial</w:t>
      </w:r>
      <w:r w:rsidR="00CF6D83">
        <w:rPr>
          <w:sz w:val="24"/>
          <w:szCs w:val="24"/>
        </w:rPr>
        <w:t>-</w:t>
      </w:r>
      <w:r w:rsidR="00754AC6" w:rsidRPr="00576389">
        <w:rPr>
          <w:i/>
          <w:sz w:val="24"/>
          <w:szCs w:val="24"/>
        </w:rPr>
        <w:sym w:font="Symbol" w:char="F068"/>
      </w:r>
      <w:r w:rsidR="00754AC6" w:rsidRPr="00576389">
        <w:rPr>
          <w:i/>
          <w:sz w:val="24"/>
          <w:szCs w:val="24"/>
          <w:vertAlign w:val="superscript"/>
        </w:rPr>
        <w:t>2</w:t>
      </w:r>
      <w:r w:rsidR="00754AC6">
        <w:rPr>
          <w:iCs/>
          <w:sz w:val="24"/>
          <w:szCs w:val="24"/>
        </w:rPr>
        <w:t>=0.73,</w:t>
      </w:r>
      <w:r>
        <w:rPr>
          <w:sz w:val="24"/>
          <w:szCs w:val="24"/>
        </w:rPr>
        <w:t xml:space="preserve"> a main effect of condition</w:t>
      </w:r>
      <w:r w:rsidR="001C1984">
        <w:rPr>
          <w:sz w:val="24"/>
          <w:szCs w:val="24"/>
        </w:rPr>
        <w:t xml:space="preserve">, </w:t>
      </w:r>
      <w:r w:rsidR="001C1984">
        <w:rPr>
          <w:i/>
          <w:iCs/>
          <w:sz w:val="24"/>
          <w:szCs w:val="24"/>
        </w:rPr>
        <w:t>F</w:t>
      </w:r>
      <w:r w:rsidR="001C1984">
        <w:rPr>
          <w:sz w:val="24"/>
          <w:szCs w:val="24"/>
        </w:rPr>
        <w:t xml:space="preserve">(2,212)=17.86, </w:t>
      </w:r>
      <w:r w:rsidR="001C1984">
        <w:rPr>
          <w:i/>
          <w:iCs/>
          <w:sz w:val="24"/>
          <w:szCs w:val="24"/>
        </w:rPr>
        <w:t>p</w:t>
      </w:r>
      <w:r w:rsidR="001C1984">
        <w:rPr>
          <w:sz w:val="24"/>
          <w:szCs w:val="24"/>
        </w:rPr>
        <w:t>&lt;0.001</w:t>
      </w:r>
      <w:r>
        <w:rPr>
          <w:sz w:val="24"/>
          <w:szCs w:val="24"/>
        </w:rPr>
        <w:t>,</w:t>
      </w:r>
      <w:r w:rsidR="00754AC6">
        <w:rPr>
          <w:sz w:val="24"/>
          <w:szCs w:val="24"/>
        </w:rPr>
        <w:t xml:space="preserve"> partial</w:t>
      </w:r>
      <w:r w:rsidR="00CF6D83">
        <w:rPr>
          <w:sz w:val="24"/>
          <w:szCs w:val="24"/>
        </w:rPr>
        <w:t>-</w:t>
      </w:r>
      <w:r w:rsidR="00754AC6" w:rsidRPr="00576389">
        <w:rPr>
          <w:i/>
          <w:sz w:val="24"/>
          <w:szCs w:val="24"/>
        </w:rPr>
        <w:sym w:font="Symbol" w:char="F068"/>
      </w:r>
      <w:r w:rsidR="00754AC6" w:rsidRPr="00576389">
        <w:rPr>
          <w:i/>
          <w:sz w:val="24"/>
          <w:szCs w:val="24"/>
          <w:vertAlign w:val="superscript"/>
        </w:rPr>
        <w:t>2</w:t>
      </w:r>
      <w:r w:rsidR="00754AC6">
        <w:rPr>
          <w:iCs/>
          <w:sz w:val="24"/>
          <w:szCs w:val="24"/>
        </w:rPr>
        <w:t>=0.14,</w:t>
      </w:r>
      <w:r>
        <w:rPr>
          <w:sz w:val="24"/>
          <w:szCs w:val="24"/>
        </w:rPr>
        <w:t xml:space="preserve"> and a significant interaction</w:t>
      </w:r>
      <w:r w:rsidR="001C1984">
        <w:rPr>
          <w:sz w:val="24"/>
          <w:szCs w:val="24"/>
        </w:rPr>
        <w:t xml:space="preserve">, </w:t>
      </w:r>
      <w:r w:rsidR="001C1984">
        <w:rPr>
          <w:i/>
          <w:iCs/>
          <w:sz w:val="24"/>
          <w:szCs w:val="24"/>
        </w:rPr>
        <w:t>F</w:t>
      </w:r>
      <w:r w:rsidR="001C1984">
        <w:rPr>
          <w:sz w:val="24"/>
          <w:szCs w:val="24"/>
        </w:rPr>
        <w:t xml:space="preserve">(2,212)=12.50, </w:t>
      </w:r>
      <w:r w:rsidR="001C1984">
        <w:rPr>
          <w:i/>
          <w:iCs/>
          <w:sz w:val="24"/>
          <w:szCs w:val="24"/>
        </w:rPr>
        <w:t>p</w:t>
      </w:r>
      <w:r w:rsidR="001C1984">
        <w:rPr>
          <w:sz w:val="24"/>
          <w:szCs w:val="24"/>
        </w:rPr>
        <w:t>&lt;0.001</w:t>
      </w:r>
      <w:r w:rsidR="00754AC6">
        <w:rPr>
          <w:sz w:val="24"/>
          <w:szCs w:val="24"/>
        </w:rPr>
        <w:t>, partial</w:t>
      </w:r>
      <w:r w:rsidR="00CF6D83">
        <w:rPr>
          <w:sz w:val="24"/>
          <w:szCs w:val="24"/>
        </w:rPr>
        <w:t>-</w:t>
      </w:r>
      <w:r w:rsidR="00754AC6" w:rsidRPr="00576389">
        <w:rPr>
          <w:i/>
          <w:sz w:val="24"/>
          <w:szCs w:val="24"/>
        </w:rPr>
        <w:sym w:font="Symbol" w:char="F068"/>
      </w:r>
      <w:r w:rsidR="00754AC6" w:rsidRPr="00576389">
        <w:rPr>
          <w:i/>
          <w:sz w:val="24"/>
          <w:szCs w:val="24"/>
          <w:vertAlign w:val="superscript"/>
        </w:rPr>
        <w:t>2</w:t>
      </w:r>
      <w:r w:rsidR="00754AC6">
        <w:rPr>
          <w:iCs/>
          <w:sz w:val="24"/>
          <w:szCs w:val="24"/>
        </w:rPr>
        <w:t>=0.11</w:t>
      </w:r>
      <w:r>
        <w:rPr>
          <w:sz w:val="24"/>
          <w:szCs w:val="24"/>
        </w:rPr>
        <w:t>.</w:t>
      </w:r>
      <w:r w:rsidR="00083BE7">
        <w:rPr>
          <w:sz w:val="24"/>
          <w:szCs w:val="24"/>
        </w:rPr>
        <w:t xml:space="preserve"> </w:t>
      </w:r>
      <w:r w:rsidR="001C1984">
        <w:rPr>
          <w:sz w:val="24"/>
          <w:szCs w:val="24"/>
        </w:rPr>
        <w:t>For adults,</w:t>
      </w:r>
      <w:r w:rsidR="00E116FF">
        <w:rPr>
          <w:sz w:val="24"/>
          <w:szCs w:val="24"/>
        </w:rPr>
        <w:t xml:space="preserve"> switching was low overall (</w:t>
      </w:r>
      <w:r w:rsidR="00E116FF">
        <w:rPr>
          <w:i/>
          <w:iCs/>
          <w:sz w:val="24"/>
          <w:szCs w:val="24"/>
        </w:rPr>
        <w:t>M</w:t>
      </w:r>
      <w:r w:rsidR="00E116FF">
        <w:rPr>
          <w:sz w:val="24"/>
          <w:szCs w:val="24"/>
        </w:rPr>
        <w:t>=0.117), and</w:t>
      </w:r>
      <w:r w:rsidR="001C1984">
        <w:rPr>
          <w:sz w:val="24"/>
          <w:szCs w:val="24"/>
        </w:rPr>
        <w:t xml:space="preserve"> there was no effect of condition</w:t>
      </w:r>
      <w:del w:id="276" w:author="Nate Blanco" w:date="2019-09-11T16:49:00Z">
        <w:r w:rsidR="001C1984" w:rsidDel="002718FF">
          <w:rPr>
            <w:sz w:val="24"/>
            <w:szCs w:val="24"/>
          </w:rPr>
          <w:delText xml:space="preserve"> </w:delText>
        </w:r>
        <w:r w:rsidR="00E116FF" w:rsidDel="002718FF">
          <w:rPr>
            <w:sz w:val="24"/>
            <w:szCs w:val="24"/>
          </w:rPr>
          <w:delText xml:space="preserve">on </w:delText>
        </w:r>
        <w:r w:rsidR="001C1984" w:rsidDel="002718FF">
          <w:rPr>
            <w:sz w:val="24"/>
            <w:szCs w:val="24"/>
          </w:rPr>
          <w:delText>the proportion of switching responses</w:delText>
        </w:r>
      </w:del>
      <w:r w:rsidR="001C1984">
        <w:rPr>
          <w:sz w:val="24"/>
          <w:szCs w:val="24"/>
        </w:rPr>
        <w:t xml:space="preserve">, </w:t>
      </w:r>
      <w:r w:rsidR="001C1984">
        <w:rPr>
          <w:i/>
          <w:iCs/>
          <w:sz w:val="24"/>
          <w:szCs w:val="24"/>
        </w:rPr>
        <w:t>F</w:t>
      </w:r>
      <w:r w:rsidR="001C1984">
        <w:rPr>
          <w:sz w:val="24"/>
          <w:szCs w:val="24"/>
        </w:rPr>
        <w:t xml:space="preserve">(2,105)=1.90, </w:t>
      </w:r>
      <w:r w:rsidR="001C1984">
        <w:rPr>
          <w:i/>
          <w:iCs/>
          <w:sz w:val="24"/>
          <w:szCs w:val="24"/>
        </w:rPr>
        <w:t>p</w:t>
      </w:r>
      <w:r w:rsidR="001C1984">
        <w:rPr>
          <w:sz w:val="24"/>
          <w:szCs w:val="24"/>
        </w:rPr>
        <w:t>=0.154</w:t>
      </w:r>
      <w:r w:rsidR="000A20B9">
        <w:rPr>
          <w:sz w:val="24"/>
          <w:szCs w:val="24"/>
        </w:rPr>
        <w:t xml:space="preserve">, </w:t>
      </w:r>
      <w:r w:rsidR="000A20B9" w:rsidRPr="00576389">
        <w:rPr>
          <w:i/>
          <w:sz w:val="24"/>
          <w:szCs w:val="24"/>
        </w:rPr>
        <w:sym w:font="Symbol" w:char="F068"/>
      </w:r>
      <w:r w:rsidR="000A20B9" w:rsidRPr="00576389">
        <w:rPr>
          <w:i/>
          <w:sz w:val="24"/>
          <w:szCs w:val="24"/>
          <w:vertAlign w:val="superscript"/>
        </w:rPr>
        <w:t>2</w:t>
      </w:r>
      <w:r w:rsidR="000A20B9" w:rsidRPr="00576389">
        <w:rPr>
          <w:i/>
          <w:sz w:val="24"/>
          <w:szCs w:val="24"/>
        </w:rPr>
        <w:t>=</w:t>
      </w:r>
      <w:r w:rsidR="000A20B9">
        <w:rPr>
          <w:iCs/>
          <w:sz w:val="24"/>
          <w:szCs w:val="24"/>
        </w:rPr>
        <w:t>0.03</w:t>
      </w:r>
      <w:r w:rsidR="001C1984">
        <w:rPr>
          <w:sz w:val="24"/>
          <w:szCs w:val="24"/>
        </w:rPr>
        <w:t>.</w:t>
      </w:r>
    </w:p>
    <w:p w14:paraId="4C4AD853" w14:textId="45B8D80F" w:rsidR="00592F3B" w:rsidRDefault="007C32C6" w:rsidP="00F57306">
      <w:pPr>
        <w:spacing w:line="480" w:lineRule="auto"/>
        <w:ind w:firstLine="720"/>
        <w:jc w:val="left"/>
        <w:rPr>
          <w:sz w:val="24"/>
          <w:szCs w:val="24"/>
        </w:rPr>
      </w:pPr>
      <w:r>
        <w:rPr>
          <w:sz w:val="24"/>
          <w:szCs w:val="24"/>
        </w:rPr>
        <w:lastRenderedPageBreak/>
        <w:t xml:space="preserve">Importantly, children’s switch proportions were affected by the saliency manipulation, indicated by </w:t>
      </w:r>
      <w:r w:rsidR="00E01A9E">
        <w:rPr>
          <w:sz w:val="24"/>
          <w:szCs w:val="24"/>
        </w:rPr>
        <w:t>a</w:t>
      </w:r>
      <w:del w:id="277" w:author="Nate Blanco" w:date="2019-09-11T16:50:00Z">
        <w:r w:rsidR="00E01A9E" w:rsidDel="002718FF">
          <w:rPr>
            <w:sz w:val="24"/>
            <w:szCs w:val="24"/>
          </w:rPr>
          <w:delText xml:space="preserve"> significant</w:delText>
        </w:r>
      </w:del>
      <w:ins w:id="278" w:author="Nate Blanco" w:date="2019-09-11T16:50:00Z">
        <w:r w:rsidR="002718FF">
          <w:rPr>
            <w:sz w:val="24"/>
            <w:szCs w:val="24"/>
          </w:rPr>
          <w:t>n</w:t>
        </w:r>
      </w:ins>
      <w:r w:rsidR="00E01A9E">
        <w:rPr>
          <w:sz w:val="24"/>
          <w:szCs w:val="24"/>
        </w:rPr>
        <w:t xml:space="preserve"> effect of condition, </w:t>
      </w:r>
      <w:proofErr w:type="gramStart"/>
      <w:r w:rsidR="00E01A9E" w:rsidRPr="00576389">
        <w:rPr>
          <w:i/>
          <w:sz w:val="24"/>
          <w:szCs w:val="24"/>
        </w:rPr>
        <w:t>F</w:t>
      </w:r>
      <w:r w:rsidR="00E01A9E">
        <w:rPr>
          <w:sz w:val="24"/>
          <w:szCs w:val="24"/>
        </w:rPr>
        <w:t>(</w:t>
      </w:r>
      <w:proofErr w:type="gramEnd"/>
      <w:r w:rsidR="00E01A9E">
        <w:rPr>
          <w:sz w:val="24"/>
          <w:szCs w:val="24"/>
        </w:rPr>
        <w:t>2,107)=17.42</w:t>
      </w:r>
      <w:r w:rsidR="00E01A9E" w:rsidRPr="00576389">
        <w:rPr>
          <w:sz w:val="24"/>
          <w:szCs w:val="24"/>
        </w:rPr>
        <w:t xml:space="preserve">, </w:t>
      </w:r>
      <w:r w:rsidR="00E01A9E" w:rsidRPr="00576389">
        <w:rPr>
          <w:i/>
          <w:sz w:val="24"/>
          <w:szCs w:val="24"/>
        </w:rPr>
        <w:t>p</w:t>
      </w:r>
      <w:r w:rsidR="00E01A9E">
        <w:rPr>
          <w:sz w:val="24"/>
          <w:szCs w:val="24"/>
        </w:rPr>
        <w:t>&lt;</w:t>
      </w:r>
      <w:r w:rsidR="00E01A9E" w:rsidRPr="00576389">
        <w:rPr>
          <w:sz w:val="24"/>
          <w:szCs w:val="24"/>
        </w:rPr>
        <w:t>0.</w:t>
      </w:r>
      <w:r w:rsidR="00E01A9E">
        <w:rPr>
          <w:sz w:val="24"/>
          <w:szCs w:val="24"/>
        </w:rPr>
        <w:t>001</w:t>
      </w:r>
      <w:r w:rsidR="00E01A9E" w:rsidRPr="00576389">
        <w:rPr>
          <w:sz w:val="24"/>
          <w:szCs w:val="24"/>
        </w:rPr>
        <w:t xml:space="preserve">, </w:t>
      </w:r>
      <w:r w:rsidR="00E01A9E" w:rsidRPr="00576389">
        <w:rPr>
          <w:i/>
          <w:sz w:val="24"/>
          <w:szCs w:val="24"/>
        </w:rPr>
        <w:sym w:font="Symbol" w:char="F068"/>
      </w:r>
      <w:r w:rsidR="00E01A9E" w:rsidRPr="00576389">
        <w:rPr>
          <w:i/>
          <w:sz w:val="24"/>
          <w:szCs w:val="24"/>
          <w:vertAlign w:val="superscript"/>
        </w:rPr>
        <w:t>2</w:t>
      </w:r>
      <w:r w:rsidR="00E01A9E" w:rsidRPr="00576389">
        <w:rPr>
          <w:i/>
          <w:sz w:val="24"/>
          <w:szCs w:val="24"/>
        </w:rPr>
        <w:t>=</w:t>
      </w:r>
      <w:r w:rsidR="00E01A9E" w:rsidRPr="00576389">
        <w:rPr>
          <w:sz w:val="24"/>
          <w:szCs w:val="24"/>
        </w:rPr>
        <w:t>0.</w:t>
      </w:r>
      <w:r w:rsidR="00ED44F1">
        <w:rPr>
          <w:sz w:val="24"/>
          <w:szCs w:val="24"/>
        </w:rPr>
        <w:t>2</w:t>
      </w:r>
      <w:r w:rsidR="000A20B9">
        <w:rPr>
          <w:sz w:val="24"/>
          <w:szCs w:val="24"/>
        </w:rPr>
        <w:t>5</w:t>
      </w:r>
      <w:r w:rsidR="00ED44F1">
        <w:rPr>
          <w:sz w:val="24"/>
          <w:szCs w:val="24"/>
        </w:rPr>
        <w:t>.</w:t>
      </w:r>
      <w:r w:rsidR="008B4EFE">
        <w:rPr>
          <w:sz w:val="24"/>
          <w:szCs w:val="24"/>
        </w:rPr>
        <w:t xml:space="preserve"> </w:t>
      </w:r>
      <w:r w:rsidR="00083BE7">
        <w:rPr>
          <w:sz w:val="24"/>
          <w:szCs w:val="24"/>
        </w:rPr>
        <w:t xml:space="preserve">Children </w:t>
      </w:r>
      <w:r w:rsidR="00272A0D">
        <w:rPr>
          <w:sz w:val="24"/>
          <w:szCs w:val="24"/>
        </w:rPr>
        <w:t>in the Congruent (</w:t>
      </w:r>
      <w:r w:rsidR="00272A0D" w:rsidRPr="001C5EB7">
        <w:rPr>
          <w:i/>
          <w:sz w:val="24"/>
          <w:szCs w:val="24"/>
        </w:rPr>
        <w:t>M</w:t>
      </w:r>
      <w:r w:rsidR="00272A0D">
        <w:rPr>
          <w:sz w:val="24"/>
          <w:szCs w:val="24"/>
        </w:rPr>
        <w:t xml:space="preserve">=0.56), </w:t>
      </w:r>
      <w:proofErr w:type="gramStart"/>
      <w:r w:rsidR="00272A0D" w:rsidRPr="00576389">
        <w:rPr>
          <w:i/>
          <w:sz w:val="24"/>
          <w:szCs w:val="24"/>
        </w:rPr>
        <w:t>t</w:t>
      </w:r>
      <w:r w:rsidR="00272A0D">
        <w:rPr>
          <w:sz w:val="24"/>
          <w:szCs w:val="24"/>
        </w:rPr>
        <w:t>(</w:t>
      </w:r>
      <w:proofErr w:type="gramEnd"/>
      <w:r w:rsidR="00272A0D">
        <w:rPr>
          <w:sz w:val="24"/>
          <w:szCs w:val="24"/>
        </w:rPr>
        <w:t>71)=5.57</w:t>
      </w:r>
      <w:r w:rsidR="00272A0D" w:rsidRPr="00576389">
        <w:rPr>
          <w:sz w:val="24"/>
          <w:szCs w:val="24"/>
        </w:rPr>
        <w:t xml:space="preserve">, </w:t>
      </w:r>
      <w:r w:rsidR="00272A0D" w:rsidRPr="00576389">
        <w:rPr>
          <w:i/>
          <w:sz w:val="24"/>
          <w:szCs w:val="24"/>
        </w:rPr>
        <w:t>p</w:t>
      </w:r>
      <w:r w:rsidR="00272A0D">
        <w:rPr>
          <w:sz w:val="24"/>
          <w:szCs w:val="24"/>
        </w:rPr>
        <w:t>&lt;0.001</w:t>
      </w:r>
      <w:r w:rsidR="00272A0D" w:rsidRPr="00576389">
        <w:rPr>
          <w:sz w:val="24"/>
          <w:szCs w:val="24"/>
        </w:rPr>
        <w:t xml:space="preserve">, </w:t>
      </w:r>
      <w:r w:rsidR="00272A0D" w:rsidRPr="00576389">
        <w:rPr>
          <w:i/>
          <w:sz w:val="24"/>
          <w:szCs w:val="24"/>
        </w:rPr>
        <w:t>d</w:t>
      </w:r>
      <w:r w:rsidR="00272A0D" w:rsidRPr="00576389">
        <w:rPr>
          <w:sz w:val="24"/>
          <w:szCs w:val="24"/>
        </w:rPr>
        <w:t>=</w:t>
      </w:r>
      <w:r w:rsidR="00272A0D">
        <w:rPr>
          <w:sz w:val="24"/>
          <w:szCs w:val="24"/>
        </w:rPr>
        <w:t>1.30</w:t>
      </w:r>
      <w:r w:rsidR="00915CF1">
        <w:rPr>
          <w:sz w:val="24"/>
          <w:szCs w:val="24"/>
        </w:rPr>
        <w:t>,</w:t>
      </w:r>
      <w:r w:rsidR="00272A0D">
        <w:rPr>
          <w:sz w:val="24"/>
          <w:szCs w:val="24"/>
        </w:rPr>
        <w:t xml:space="preserve"> and Competition condition</w:t>
      </w:r>
      <w:r w:rsidR="00915CF1">
        <w:rPr>
          <w:sz w:val="24"/>
          <w:szCs w:val="24"/>
        </w:rPr>
        <w:t>s</w:t>
      </w:r>
      <w:r w:rsidR="00272A0D">
        <w:rPr>
          <w:sz w:val="24"/>
          <w:szCs w:val="24"/>
        </w:rPr>
        <w:t xml:space="preserve"> (</w:t>
      </w:r>
      <w:r w:rsidR="00272A0D" w:rsidRPr="001C5EB7">
        <w:rPr>
          <w:i/>
          <w:sz w:val="24"/>
          <w:szCs w:val="24"/>
        </w:rPr>
        <w:t>M</w:t>
      </w:r>
      <w:r w:rsidR="00272A0D">
        <w:rPr>
          <w:sz w:val="24"/>
          <w:szCs w:val="24"/>
        </w:rPr>
        <w:t xml:space="preserve">=0.77), </w:t>
      </w:r>
      <w:r w:rsidR="00272A0D" w:rsidRPr="00576389">
        <w:rPr>
          <w:i/>
          <w:sz w:val="24"/>
          <w:szCs w:val="24"/>
        </w:rPr>
        <w:t>t</w:t>
      </w:r>
      <w:r w:rsidR="00272A0D">
        <w:rPr>
          <w:sz w:val="24"/>
          <w:szCs w:val="24"/>
        </w:rPr>
        <w:t>(71)=3.22</w:t>
      </w:r>
      <w:r w:rsidR="00272A0D" w:rsidRPr="00576389">
        <w:rPr>
          <w:sz w:val="24"/>
          <w:szCs w:val="24"/>
        </w:rPr>
        <w:t xml:space="preserve">, </w:t>
      </w:r>
      <w:r w:rsidR="00272A0D" w:rsidRPr="00576389">
        <w:rPr>
          <w:i/>
          <w:sz w:val="24"/>
          <w:szCs w:val="24"/>
        </w:rPr>
        <w:t>p</w:t>
      </w:r>
      <w:r w:rsidR="00272A0D">
        <w:rPr>
          <w:sz w:val="24"/>
          <w:szCs w:val="24"/>
        </w:rPr>
        <w:t>=0.002</w:t>
      </w:r>
      <w:r w:rsidR="00272A0D" w:rsidRPr="00576389">
        <w:rPr>
          <w:sz w:val="24"/>
          <w:szCs w:val="24"/>
        </w:rPr>
        <w:t xml:space="preserve">, </w:t>
      </w:r>
      <w:r w:rsidR="00272A0D" w:rsidRPr="00576389">
        <w:rPr>
          <w:i/>
          <w:sz w:val="24"/>
          <w:szCs w:val="24"/>
        </w:rPr>
        <w:t>d</w:t>
      </w:r>
      <w:r w:rsidR="00272A0D" w:rsidRPr="00576389">
        <w:rPr>
          <w:sz w:val="24"/>
          <w:szCs w:val="24"/>
        </w:rPr>
        <w:t>=</w:t>
      </w:r>
      <w:r w:rsidR="00272A0D">
        <w:rPr>
          <w:sz w:val="24"/>
          <w:szCs w:val="24"/>
        </w:rPr>
        <w:t>0.75</w:t>
      </w:r>
      <w:r w:rsidR="00915CF1">
        <w:rPr>
          <w:sz w:val="24"/>
          <w:szCs w:val="24"/>
        </w:rPr>
        <w:t>,</w:t>
      </w:r>
      <w:r w:rsidR="00272A0D" w:rsidRPr="00272A0D">
        <w:rPr>
          <w:sz w:val="24"/>
          <w:szCs w:val="24"/>
        </w:rPr>
        <w:t xml:space="preserve"> </w:t>
      </w:r>
      <w:r w:rsidR="00915CF1">
        <w:rPr>
          <w:sz w:val="24"/>
          <w:szCs w:val="24"/>
        </w:rPr>
        <w:t xml:space="preserve">switched </w:t>
      </w:r>
      <w:r w:rsidR="00272A0D">
        <w:rPr>
          <w:sz w:val="24"/>
          <w:szCs w:val="24"/>
        </w:rPr>
        <w:t>substantially less</w:t>
      </w:r>
      <w:r w:rsidR="00B378D3">
        <w:rPr>
          <w:sz w:val="24"/>
          <w:szCs w:val="24"/>
        </w:rPr>
        <w:t xml:space="preserve"> </w:t>
      </w:r>
      <w:r w:rsidR="00272A0D">
        <w:rPr>
          <w:sz w:val="24"/>
          <w:szCs w:val="24"/>
        </w:rPr>
        <w:t xml:space="preserve">than </w:t>
      </w:r>
      <w:r w:rsidR="00B653D7">
        <w:rPr>
          <w:sz w:val="24"/>
          <w:szCs w:val="24"/>
        </w:rPr>
        <w:t>Baseline</w:t>
      </w:r>
      <w:r w:rsidR="001C5EB7">
        <w:rPr>
          <w:sz w:val="24"/>
          <w:szCs w:val="24"/>
        </w:rPr>
        <w:t xml:space="preserve"> (</w:t>
      </w:r>
      <w:r w:rsidR="001C5EB7" w:rsidRPr="001C5EB7">
        <w:rPr>
          <w:i/>
          <w:sz w:val="24"/>
          <w:szCs w:val="24"/>
        </w:rPr>
        <w:t>M</w:t>
      </w:r>
      <w:r w:rsidR="001C5EB7">
        <w:rPr>
          <w:sz w:val="24"/>
          <w:szCs w:val="24"/>
        </w:rPr>
        <w:t>=0.91)</w:t>
      </w:r>
      <w:r w:rsidR="004D79C6">
        <w:rPr>
          <w:sz w:val="24"/>
          <w:szCs w:val="24"/>
        </w:rPr>
        <w:t xml:space="preserve">. Additionally, children in the Competition condition switched more than those in the Congruent condition, </w:t>
      </w:r>
      <w:proofErr w:type="gramStart"/>
      <w:r w:rsidR="004D79C6" w:rsidRPr="00576389">
        <w:rPr>
          <w:i/>
          <w:sz w:val="24"/>
          <w:szCs w:val="24"/>
        </w:rPr>
        <w:t>t</w:t>
      </w:r>
      <w:r w:rsidR="0053443E">
        <w:rPr>
          <w:sz w:val="24"/>
          <w:szCs w:val="24"/>
        </w:rPr>
        <w:t>(</w:t>
      </w:r>
      <w:proofErr w:type="gramEnd"/>
      <w:r w:rsidR="0053443E">
        <w:rPr>
          <w:sz w:val="24"/>
          <w:szCs w:val="24"/>
        </w:rPr>
        <w:t>72</w:t>
      </w:r>
      <w:r w:rsidR="004D79C6">
        <w:rPr>
          <w:sz w:val="24"/>
          <w:szCs w:val="24"/>
        </w:rPr>
        <w:t>)=3.04</w:t>
      </w:r>
      <w:r w:rsidR="004D79C6" w:rsidRPr="00576389">
        <w:rPr>
          <w:sz w:val="24"/>
          <w:szCs w:val="24"/>
        </w:rPr>
        <w:t xml:space="preserve">, </w:t>
      </w:r>
      <w:r w:rsidR="004D79C6" w:rsidRPr="00576389">
        <w:rPr>
          <w:i/>
          <w:sz w:val="24"/>
          <w:szCs w:val="24"/>
        </w:rPr>
        <w:t>p</w:t>
      </w:r>
      <w:r w:rsidR="004D79C6">
        <w:rPr>
          <w:sz w:val="24"/>
          <w:szCs w:val="24"/>
        </w:rPr>
        <w:t>=0.003</w:t>
      </w:r>
      <w:r w:rsidR="004D79C6" w:rsidRPr="00576389">
        <w:rPr>
          <w:sz w:val="24"/>
          <w:szCs w:val="24"/>
        </w:rPr>
        <w:t xml:space="preserve">, </w:t>
      </w:r>
      <w:r w:rsidR="004D79C6" w:rsidRPr="00576389">
        <w:rPr>
          <w:i/>
          <w:sz w:val="24"/>
          <w:szCs w:val="24"/>
        </w:rPr>
        <w:t>d</w:t>
      </w:r>
      <w:r w:rsidR="004D79C6" w:rsidRPr="00576389">
        <w:rPr>
          <w:sz w:val="24"/>
          <w:szCs w:val="24"/>
        </w:rPr>
        <w:t>=</w:t>
      </w:r>
      <w:r w:rsidR="0053443E">
        <w:rPr>
          <w:sz w:val="24"/>
          <w:szCs w:val="24"/>
        </w:rPr>
        <w:t>0.71</w:t>
      </w:r>
      <w:r w:rsidR="004D79C6">
        <w:rPr>
          <w:sz w:val="24"/>
          <w:szCs w:val="24"/>
        </w:rPr>
        <w:t>.</w:t>
      </w:r>
      <w:r w:rsidR="00450AC0">
        <w:rPr>
          <w:sz w:val="24"/>
          <w:szCs w:val="24"/>
        </w:rPr>
        <w:t xml:space="preserve"> It is not surprising</w:t>
      </w:r>
      <w:ins w:id="279" w:author="Nate Blanco" w:date="2019-09-11T16:51:00Z">
        <w:r w:rsidR="002718FF">
          <w:rPr>
            <w:sz w:val="24"/>
            <w:szCs w:val="24"/>
          </w:rPr>
          <w:t xml:space="preserve"> that</w:t>
        </w:r>
      </w:ins>
      <w:r w:rsidR="00450AC0">
        <w:rPr>
          <w:sz w:val="24"/>
          <w:szCs w:val="24"/>
        </w:rPr>
        <w:t xml:space="preserve"> </w:t>
      </w:r>
      <w:r w:rsidR="001918C3">
        <w:rPr>
          <w:sz w:val="24"/>
          <w:szCs w:val="24"/>
        </w:rPr>
        <w:t xml:space="preserve">switching was </w:t>
      </w:r>
      <w:r w:rsidR="00C7228E">
        <w:rPr>
          <w:sz w:val="24"/>
          <w:szCs w:val="24"/>
        </w:rPr>
        <w:t xml:space="preserve">relatively </w:t>
      </w:r>
      <w:r w:rsidR="001918C3">
        <w:rPr>
          <w:sz w:val="24"/>
          <w:szCs w:val="24"/>
        </w:rPr>
        <w:t>low in the</w:t>
      </w:r>
      <w:r w:rsidR="00450AC0">
        <w:rPr>
          <w:sz w:val="24"/>
          <w:szCs w:val="24"/>
        </w:rPr>
        <w:t xml:space="preserve"> Congruent condition </w:t>
      </w:r>
      <w:r w:rsidR="001918C3">
        <w:rPr>
          <w:sz w:val="24"/>
          <w:szCs w:val="24"/>
        </w:rPr>
        <w:t>since children were</w:t>
      </w:r>
      <w:r w:rsidR="00450AC0">
        <w:rPr>
          <w:sz w:val="24"/>
          <w:szCs w:val="24"/>
        </w:rPr>
        <w:t xml:space="preserve"> exploit</w:t>
      </w:r>
      <w:r w:rsidR="001918C3">
        <w:rPr>
          <w:sz w:val="24"/>
          <w:szCs w:val="24"/>
        </w:rPr>
        <w:t>ing</w:t>
      </w:r>
      <w:r w:rsidR="00450AC0">
        <w:rPr>
          <w:sz w:val="24"/>
          <w:szCs w:val="24"/>
        </w:rPr>
        <w:t xml:space="preserve"> the best option</w:t>
      </w:r>
      <w:ins w:id="280" w:author="Nate Blanco" w:date="2019-09-11T20:09:00Z">
        <w:r w:rsidR="008946C9">
          <w:rPr>
            <w:sz w:val="24"/>
            <w:szCs w:val="24"/>
          </w:rPr>
          <w:t xml:space="preserve"> instead</w:t>
        </w:r>
      </w:ins>
      <w:r w:rsidR="00083BE7">
        <w:rPr>
          <w:sz w:val="24"/>
          <w:szCs w:val="24"/>
        </w:rPr>
        <w:t>. B</w:t>
      </w:r>
      <w:r w:rsidR="00450AC0">
        <w:rPr>
          <w:sz w:val="24"/>
          <w:szCs w:val="24"/>
        </w:rPr>
        <w:t>ut</w:t>
      </w:r>
      <w:del w:id="281" w:author="Nate Blanco" w:date="2019-09-11T16:51:00Z">
        <w:r w:rsidR="001918C3" w:rsidDel="002718FF">
          <w:rPr>
            <w:sz w:val="24"/>
            <w:szCs w:val="24"/>
          </w:rPr>
          <w:delText>,</w:delText>
        </w:r>
      </w:del>
      <w:r w:rsidR="00450AC0">
        <w:rPr>
          <w:sz w:val="24"/>
          <w:szCs w:val="24"/>
        </w:rPr>
        <w:t xml:space="preserve"> it is surprising that switching </w:t>
      </w:r>
      <w:r w:rsidR="00915CF1">
        <w:rPr>
          <w:sz w:val="24"/>
          <w:szCs w:val="24"/>
        </w:rPr>
        <w:t>wa</w:t>
      </w:r>
      <w:r w:rsidR="00450AC0">
        <w:rPr>
          <w:sz w:val="24"/>
          <w:szCs w:val="24"/>
        </w:rPr>
        <w:t xml:space="preserve">s </w:t>
      </w:r>
      <w:r w:rsidR="00C7228E">
        <w:rPr>
          <w:sz w:val="24"/>
          <w:szCs w:val="24"/>
        </w:rPr>
        <w:t>relatively low</w:t>
      </w:r>
      <w:r w:rsidR="00F57306">
        <w:rPr>
          <w:sz w:val="24"/>
          <w:szCs w:val="24"/>
        </w:rPr>
        <w:t xml:space="preserve"> </w:t>
      </w:r>
      <w:r w:rsidR="00450AC0">
        <w:rPr>
          <w:sz w:val="24"/>
          <w:szCs w:val="24"/>
        </w:rPr>
        <w:t>in the Competition condition despite no increase in exploitation.</w:t>
      </w:r>
    </w:p>
    <w:p w14:paraId="6E59C643" w14:textId="77777777" w:rsidR="00576389" w:rsidRDefault="00576389" w:rsidP="007C32C6">
      <w:pPr>
        <w:spacing w:line="480" w:lineRule="auto"/>
        <w:ind w:firstLine="720"/>
        <w:jc w:val="left"/>
        <w:rPr>
          <w:sz w:val="24"/>
          <w:szCs w:val="24"/>
        </w:rPr>
      </w:pPr>
    </w:p>
    <w:p w14:paraId="0517D794" w14:textId="77777777" w:rsidR="00465E60" w:rsidRPr="00262B49" w:rsidRDefault="007E0F4B" w:rsidP="00465E60">
      <w:pPr>
        <w:spacing w:line="480" w:lineRule="auto"/>
        <w:ind w:firstLine="0"/>
        <w:jc w:val="left"/>
        <w:rPr>
          <w:sz w:val="24"/>
          <w:szCs w:val="24"/>
        </w:rPr>
      </w:pPr>
      <w:r>
        <w:rPr>
          <w:noProof/>
          <w:sz w:val="24"/>
          <w:szCs w:val="24"/>
        </w:rPr>
        <w:drawing>
          <wp:inline distT="0" distB="0" distL="0" distR="0" wp14:anchorId="61C43B9A" wp14:editId="402F62A1">
            <wp:extent cx="4563208" cy="2642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new switch fig.005.png"/>
                    <pic:cNvPicPr/>
                  </pic:nvPicPr>
                  <pic:blipFill>
                    <a:blip r:embed="rId11">
                      <a:extLst>
                        <a:ext uri="{28A0092B-C50C-407E-A947-70E740481C1C}">
                          <a14:useLocalDpi xmlns:a14="http://schemas.microsoft.com/office/drawing/2010/main" val="0"/>
                        </a:ext>
                      </a:extLst>
                    </a:blip>
                    <a:stretch>
                      <a:fillRect/>
                    </a:stretch>
                  </pic:blipFill>
                  <pic:spPr>
                    <a:xfrm>
                      <a:off x="0" y="0"/>
                      <a:ext cx="4587673" cy="2656537"/>
                    </a:xfrm>
                    <a:prstGeom prst="rect">
                      <a:avLst/>
                    </a:prstGeom>
                  </pic:spPr>
                </pic:pic>
              </a:graphicData>
            </a:graphic>
          </wp:inline>
        </w:drawing>
      </w:r>
    </w:p>
    <w:p w14:paraId="7EB5F725" w14:textId="77777777" w:rsidR="00465E60" w:rsidRPr="00F75439" w:rsidRDefault="00465E60" w:rsidP="00465E60">
      <w:pPr>
        <w:spacing w:line="480" w:lineRule="auto"/>
        <w:ind w:firstLine="0"/>
        <w:jc w:val="left"/>
        <w:rPr>
          <w:sz w:val="22"/>
          <w:szCs w:val="22"/>
        </w:rPr>
      </w:pPr>
      <w:r w:rsidRPr="00F75439">
        <w:rPr>
          <w:sz w:val="22"/>
          <w:szCs w:val="22"/>
        </w:rPr>
        <w:t>Figure 3: Response Switching. The proportion of trials on which participants made a switch response, choosing a different option than the previous trial, is presented. The pink shaded region represents 95% probability density of switch responses given random responding. Extreme switch proportions</w:t>
      </w:r>
      <w:r w:rsidR="004A0FA5">
        <w:rPr>
          <w:sz w:val="22"/>
          <w:szCs w:val="22"/>
        </w:rPr>
        <w:t xml:space="preserve"> for children</w:t>
      </w:r>
      <w:r w:rsidRPr="00F75439">
        <w:rPr>
          <w:sz w:val="22"/>
          <w:szCs w:val="22"/>
        </w:rPr>
        <w:t xml:space="preserve"> in the Baseline condition suggest elevated exploration levels. </w:t>
      </w:r>
      <w:r w:rsidR="004A0FA5">
        <w:rPr>
          <w:sz w:val="22"/>
          <w:szCs w:val="22"/>
        </w:rPr>
        <w:t>Children’s s</w:t>
      </w:r>
      <w:r w:rsidRPr="00F75439">
        <w:rPr>
          <w:sz w:val="22"/>
          <w:szCs w:val="22"/>
        </w:rPr>
        <w:t>witch proportions are less than the Baseline in both salience conditions.</w:t>
      </w:r>
      <w:r w:rsidR="005D2EFD">
        <w:rPr>
          <w:sz w:val="22"/>
          <w:szCs w:val="22"/>
        </w:rPr>
        <w:t xml:space="preserve"> In contrast, adults rarely switch, instead exploiting the best option.</w:t>
      </w:r>
      <w:r w:rsidRPr="00F75439">
        <w:rPr>
          <w:sz w:val="22"/>
          <w:szCs w:val="22"/>
        </w:rPr>
        <w:t xml:space="preserve"> Dots represent individual participants.</w:t>
      </w:r>
    </w:p>
    <w:p w14:paraId="25D730FE" w14:textId="77777777" w:rsidR="00465E60" w:rsidRPr="00430525" w:rsidRDefault="00465E60" w:rsidP="00B378D3">
      <w:pPr>
        <w:spacing w:line="480" w:lineRule="auto"/>
        <w:ind w:firstLine="720"/>
        <w:jc w:val="left"/>
        <w:rPr>
          <w:sz w:val="24"/>
          <w:szCs w:val="24"/>
        </w:rPr>
      </w:pPr>
    </w:p>
    <w:p w14:paraId="4B7F3F23" w14:textId="77777777" w:rsidR="00576389" w:rsidRPr="00576389" w:rsidRDefault="00576389" w:rsidP="00576389">
      <w:pPr>
        <w:spacing w:line="480" w:lineRule="auto"/>
        <w:ind w:firstLine="0"/>
        <w:jc w:val="left"/>
        <w:rPr>
          <w:i/>
          <w:sz w:val="24"/>
          <w:szCs w:val="24"/>
        </w:rPr>
      </w:pPr>
      <w:r w:rsidRPr="00576389">
        <w:rPr>
          <w:i/>
          <w:sz w:val="24"/>
          <w:szCs w:val="24"/>
        </w:rPr>
        <w:t>Computational Modeling</w:t>
      </w:r>
    </w:p>
    <w:p w14:paraId="6BA60AC3" w14:textId="2EEB1F79" w:rsidR="00576389" w:rsidRPr="00576389" w:rsidRDefault="00576389" w:rsidP="00127CD9">
      <w:pPr>
        <w:spacing w:line="480" w:lineRule="auto"/>
        <w:ind w:firstLine="720"/>
        <w:jc w:val="left"/>
        <w:rPr>
          <w:sz w:val="24"/>
          <w:szCs w:val="24"/>
        </w:rPr>
      </w:pPr>
      <w:del w:id="282" w:author="Nate Blanco" w:date="2019-09-11T20:10:00Z">
        <w:r w:rsidRPr="00576389" w:rsidDel="00063EE0">
          <w:rPr>
            <w:sz w:val="24"/>
            <w:szCs w:val="24"/>
          </w:rPr>
          <w:delText>In order to</w:delText>
        </w:r>
      </w:del>
      <w:ins w:id="283" w:author="Nate Blanco" w:date="2019-09-11T20:10:00Z">
        <w:r w:rsidR="00063EE0">
          <w:rPr>
            <w:sz w:val="24"/>
            <w:szCs w:val="24"/>
          </w:rPr>
          <w:t>To</w:t>
        </w:r>
      </w:ins>
      <w:r w:rsidRPr="00576389">
        <w:rPr>
          <w:sz w:val="24"/>
          <w:szCs w:val="24"/>
        </w:rPr>
        <w:t xml:space="preserve"> examine the effect</w:t>
      </w:r>
      <w:r w:rsidR="006A4F0B">
        <w:rPr>
          <w:sz w:val="24"/>
          <w:szCs w:val="24"/>
        </w:rPr>
        <w:t>s</w:t>
      </w:r>
      <w:r w:rsidRPr="00576389">
        <w:rPr>
          <w:sz w:val="24"/>
          <w:szCs w:val="24"/>
        </w:rPr>
        <w:t xml:space="preserve"> of the salienc</w:t>
      </w:r>
      <w:r w:rsidR="006A4F0B">
        <w:rPr>
          <w:sz w:val="24"/>
          <w:szCs w:val="24"/>
        </w:rPr>
        <w:t>e</w:t>
      </w:r>
      <w:r w:rsidRPr="00576389">
        <w:rPr>
          <w:sz w:val="24"/>
          <w:szCs w:val="24"/>
        </w:rPr>
        <w:t xml:space="preserve"> manipulation </w:t>
      </w:r>
      <w:r w:rsidR="00BB7591">
        <w:rPr>
          <w:sz w:val="24"/>
          <w:szCs w:val="24"/>
        </w:rPr>
        <w:t>on</w:t>
      </w:r>
      <w:r w:rsidRPr="00576389">
        <w:rPr>
          <w:sz w:val="24"/>
          <w:szCs w:val="24"/>
        </w:rPr>
        <w:t xml:space="preserve"> </w:t>
      </w:r>
      <w:r w:rsidR="002D2CE9">
        <w:rPr>
          <w:sz w:val="24"/>
          <w:szCs w:val="24"/>
        </w:rPr>
        <w:t>systematic</w:t>
      </w:r>
      <w:r w:rsidR="002D2CE9" w:rsidRPr="00576389">
        <w:rPr>
          <w:sz w:val="24"/>
          <w:szCs w:val="24"/>
        </w:rPr>
        <w:t xml:space="preserve"> </w:t>
      </w:r>
      <w:r w:rsidRPr="00576389">
        <w:rPr>
          <w:sz w:val="24"/>
          <w:szCs w:val="24"/>
        </w:rPr>
        <w:t xml:space="preserve">exploration, participants’ choices were evaluated in relation to a Reinforcement Learning model (Sutton &amp; </w:t>
      </w:r>
      <w:proofErr w:type="spellStart"/>
      <w:r w:rsidRPr="00576389">
        <w:rPr>
          <w:sz w:val="24"/>
          <w:szCs w:val="24"/>
        </w:rPr>
        <w:t>Barto</w:t>
      </w:r>
      <w:proofErr w:type="spellEnd"/>
      <w:r w:rsidRPr="00576389">
        <w:rPr>
          <w:sz w:val="24"/>
          <w:szCs w:val="24"/>
        </w:rPr>
        <w:t xml:space="preserve">, 1998) that included </w:t>
      </w:r>
      <w:del w:id="284" w:author="Nate Blanco" w:date="2019-09-11T16:52:00Z">
        <w:r w:rsidRPr="00576389" w:rsidDel="002718FF">
          <w:rPr>
            <w:sz w:val="24"/>
            <w:szCs w:val="24"/>
          </w:rPr>
          <w:delText xml:space="preserve">the potential for </w:delText>
        </w:r>
      </w:del>
      <w:r w:rsidRPr="00576389">
        <w:rPr>
          <w:sz w:val="24"/>
          <w:szCs w:val="24"/>
        </w:rPr>
        <w:t>both systematic and random exploration</w:t>
      </w:r>
      <w:r w:rsidR="0092241D">
        <w:rPr>
          <w:sz w:val="24"/>
          <w:szCs w:val="24"/>
        </w:rPr>
        <w:t xml:space="preserve"> (Blanco &amp; Sloutsky, 2019 </w:t>
      </w:r>
      <w:r w:rsidR="0092241D">
        <w:rPr>
          <w:i/>
          <w:iCs/>
          <w:sz w:val="24"/>
          <w:szCs w:val="24"/>
        </w:rPr>
        <w:t>P</w:t>
      </w:r>
      <w:r w:rsidR="00714E80">
        <w:rPr>
          <w:i/>
          <w:iCs/>
          <w:sz w:val="24"/>
          <w:szCs w:val="24"/>
        </w:rPr>
        <w:t>syArXiv</w:t>
      </w:r>
      <w:r w:rsidR="0092241D">
        <w:rPr>
          <w:sz w:val="24"/>
          <w:szCs w:val="24"/>
        </w:rPr>
        <w:t>)</w:t>
      </w:r>
      <w:r w:rsidRPr="00576389">
        <w:rPr>
          <w:sz w:val="24"/>
          <w:szCs w:val="24"/>
        </w:rPr>
        <w:t xml:space="preserve">. </w:t>
      </w:r>
      <w:r w:rsidR="00127CD9" w:rsidRPr="00127CD9">
        <w:rPr>
          <w:sz w:val="24"/>
          <w:szCs w:val="24"/>
        </w:rPr>
        <w:t>The model used prediction errors to learn expected reward values for each option using the following equation</w:t>
      </w:r>
      <w:r w:rsidRPr="00576389">
        <w:rPr>
          <w:sz w:val="24"/>
          <w:szCs w:val="24"/>
        </w:rPr>
        <w:t>:</w:t>
      </w:r>
    </w:p>
    <w:p w14:paraId="4CA6DD3F" w14:textId="43256369" w:rsidR="00576389" w:rsidRPr="00576389" w:rsidRDefault="000D72AD" w:rsidP="00BF07D0">
      <w:pPr>
        <w:spacing w:line="480" w:lineRule="auto"/>
        <w:ind w:firstLine="720"/>
        <w:jc w:val="left"/>
        <w:rPr>
          <w:sz w:val="24"/>
          <w:szCs w:val="24"/>
        </w:rPr>
      </w:pPr>
      <m:oMathPara>
        <m:oMath>
          <m:sSub>
            <m:sSubPr>
              <m:ctrlPr>
                <w:ins w:id="285" w:author="Nate Blanco" w:date="2019-09-16T03:07:00Z">
                  <w:rPr>
                    <w:rFonts w:ascii="Cambria Math" w:hAnsi="Cambria Math"/>
                    <w:i/>
                    <w:sz w:val="24"/>
                    <w:szCs w:val="24"/>
                  </w:rPr>
                </w:ins>
              </m:ctrlPr>
            </m:sSubPr>
            <m:e>
              <m:r>
                <w:rPr>
                  <w:rFonts w:ascii="Cambria Math" w:hAnsi="Cambria Math"/>
                  <w:sz w:val="24"/>
                  <w:szCs w:val="24"/>
                </w:rPr>
                <m:t>V</m:t>
              </m:r>
            </m:e>
            <m:sub>
              <m:r>
                <w:rPr>
                  <w:rFonts w:ascii="Cambria Math" w:hAnsi="Cambria Math"/>
                  <w:sz w:val="24"/>
                  <w:szCs w:val="24"/>
                </w:rPr>
                <m:t>i,t+1</m:t>
              </m:r>
            </m:sub>
          </m:sSub>
          <m:r>
            <w:rPr>
              <w:rFonts w:ascii="Cambria Math" w:hAnsi="Cambria Math"/>
              <w:sz w:val="24"/>
              <w:szCs w:val="24"/>
            </w:rPr>
            <m:t xml:space="preserve">= </m:t>
          </m:r>
          <m:sSub>
            <m:sSubPr>
              <m:ctrlPr>
                <w:ins w:id="286" w:author="Nate Blanco" w:date="2019-09-11T01:52:00Z">
                  <w:rPr>
                    <w:rFonts w:ascii="Cambria Math" w:hAnsi="Cambria Math"/>
                    <w:i/>
                    <w:sz w:val="24"/>
                    <w:szCs w:val="24"/>
                  </w:rPr>
                </w:ins>
              </m:ctrlPr>
            </m:sSubPr>
            <m:e>
              <m:r>
                <w:rPr>
                  <w:rFonts w:ascii="Cambria Math" w:hAnsi="Cambria Math"/>
                  <w:sz w:val="24"/>
                  <w:szCs w:val="24"/>
                </w:rPr>
                <m:t>V</m:t>
              </m:r>
            </m:e>
            <m:sub>
              <m:r>
                <w:rPr>
                  <w:rFonts w:ascii="Cambria Math" w:hAnsi="Cambria Math"/>
                  <w:sz w:val="24"/>
                  <w:szCs w:val="24"/>
                </w:rPr>
                <m:t>i,t</m:t>
              </m:r>
            </m:sub>
          </m:sSub>
          <m:r>
            <w:rPr>
              <w:rFonts w:ascii="Cambria Math" w:hAnsi="Cambria Math"/>
              <w:sz w:val="24"/>
              <w:szCs w:val="24"/>
            </w:rPr>
            <m:t>+ α</m:t>
          </m:r>
          <m:d>
            <m:dPr>
              <m:ctrlPr>
                <w:ins w:id="287" w:author="Nate Blanco" w:date="2019-09-16T03:07:00Z">
                  <w:rPr>
                    <w:rFonts w:ascii="Cambria Math" w:hAnsi="Cambria Math"/>
                    <w:i/>
                    <w:sz w:val="24"/>
                    <w:szCs w:val="24"/>
                  </w:rPr>
                </w:ins>
              </m:ctrlPr>
            </m:dPr>
            <m:e>
              <m:sSub>
                <m:sSubPr>
                  <m:ctrlPr>
                    <w:ins w:id="288" w:author="Nate Blanco" w:date="2019-09-16T03:07:00Z">
                      <w:rPr>
                        <w:rFonts w:ascii="Cambria Math" w:hAnsi="Cambria Math"/>
                        <w:i/>
                        <w:sz w:val="24"/>
                        <w:szCs w:val="24"/>
                      </w:rPr>
                    </w:ins>
                  </m:ctrlPr>
                </m:sSubPr>
                <m:e>
                  <m:r>
                    <w:rPr>
                      <w:rFonts w:ascii="Cambria Math" w:hAnsi="Cambria Math"/>
                      <w:sz w:val="24"/>
                      <w:szCs w:val="24"/>
                    </w:rPr>
                    <m:t>R</m:t>
                  </m:r>
                </m:e>
                <m:sub>
                  <m:r>
                    <w:rPr>
                      <w:rFonts w:ascii="Cambria Math" w:hAnsi="Cambria Math"/>
                      <w:sz w:val="24"/>
                      <w:szCs w:val="24"/>
                    </w:rPr>
                    <m:t>i,t</m:t>
                  </m:r>
                </m:sub>
              </m:sSub>
              <m:r>
                <w:rPr>
                  <w:rFonts w:ascii="Cambria Math" w:hAnsi="Cambria Math"/>
                  <w:sz w:val="24"/>
                  <w:szCs w:val="24"/>
                </w:rPr>
                <m:t xml:space="preserve">- </m:t>
              </m:r>
              <m:sSub>
                <m:sSubPr>
                  <m:ctrlPr>
                    <w:ins w:id="289" w:author="Nate Blanco" w:date="2019-09-16T03:07:00Z">
                      <w:rPr>
                        <w:rFonts w:ascii="Cambria Math" w:hAnsi="Cambria Math"/>
                        <w:i/>
                        <w:sz w:val="24"/>
                        <w:szCs w:val="24"/>
                      </w:rPr>
                    </w:ins>
                  </m:ctrlPr>
                </m:sSubPr>
                <m:e>
                  <m:r>
                    <w:rPr>
                      <w:rFonts w:ascii="Cambria Math" w:hAnsi="Cambria Math"/>
                      <w:sz w:val="24"/>
                      <w:szCs w:val="24"/>
                    </w:rPr>
                    <m:t>V</m:t>
                  </m:r>
                </m:e>
                <m:sub>
                  <m:r>
                    <w:rPr>
                      <w:rFonts w:ascii="Cambria Math" w:hAnsi="Cambria Math"/>
                      <w:sz w:val="24"/>
                      <w:szCs w:val="24"/>
                    </w:rPr>
                    <m:t>i,t</m:t>
                  </m:r>
                </m:sub>
              </m:sSub>
            </m:e>
          </m:d>
        </m:oMath>
      </m:oMathPara>
    </w:p>
    <w:p w14:paraId="039E016E" w14:textId="5C6826EE" w:rsidR="00576389" w:rsidRPr="00576389" w:rsidRDefault="00576389" w:rsidP="00BF07D0">
      <w:pPr>
        <w:spacing w:line="480" w:lineRule="auto"/>
        <w:ind w:firstLine="0"/>
        <w:jc w:val="left"/>
        <w:rPr>
          <w:sz w:val="24"/>
          <w:szCs w:val="24"/>
        </w:rPr>
      </w:pPr>
      <w:r w:rsidRPr="00576389">
        <w:rPr>
          <w:sz w:val="24"/>
          <w:szCs w:val="24"/>
        </w:rPr>
        <w:t xml:space="preserve">where </w:t>
      </w:r>
      <w:proofErr w:type="spellStart"/>
      <w:proofErr w:type="gramStart"/>
      <w:r w:rsidRPr="00576389">
        <w:rPr>
          <w:i/>
          <w:sz w:val="24"/>
          <w:szCs w:val="24"/>
        </w:rPr>
        <w:t>V</w:t>
      </w:r>
      <w:r w:rsidRPr="00576389">
        <w:rPr>
          <w:i/>
          <w:sz w:val="24"/>
          <w:szCs w:val="24"/>
          <w:vertAlign w:val="subscript"/>
        </w:rPr>
        <w:t>i,t</w:t>
      </w:r>
      <w:proofErr w:type="spellEnd"/>
      <w:proofErr w:type="gramEnd"/>
      <w:r w:rsidRPr="00576389">
        <w:rPr>
          <w:sz w:val="24"/>
          <w:szCs w:val="24"/>
          <w:vertAlign w:val="subscript"/>
        </w:rPr>
        <w:t xml:space="preserve"> </w:t>
      </w:r>
      <w:r w:rsidRPr="00576389">
        <w:rPr>
          <w:sz w:val="24"/>
          <w:szCs w:val="24"/>
        </w:rPr>
        <w:t xml:space="preserve"> is the expected value of option </w:t>
      </w:r>
      <w:proofErr w:type="spellStart"/>
      <w:r w:rsidRPr="00576389">
        <w:rPr>
          <w:i/>
          <w:sz w:val="24"/>
          <w:szCs w:val="24"/>
        </w:rPr>
        <w:t>i</w:t>
      </w:r>
      <w:proofErr w:type="spellEnd"/>
      <w:r w:rsidRPr="00576389">
        <w:rPr>
          <w:sz w:val="24"/>
          <w:szCs w:val="24"/>
        </w:rPr>
        <w:t xml:space="preserve"> on trial </w:t>
      </w:r>
      <w:r w:rsidRPr="00576389">
        <w:rPr>
          <w:i/>
          <w:sz w:val="24"/>
          <w:szCs w:val="24"/>
        </w:rPr>
        <w:t>t</w:t>
      </w:r>
      <w:r w:rsidRPr="00576389">
        <w:rPr>
          <w:sz w:val="24"/>
          <w:szCs w:val="24"/>
        </w:rPr>
        <w:t xml:space="preserve">, </w:t>
      </w:r>
      <w:proofErr w:type="spellStart"/>
      <w:r w:rsidRPr="00576389">
        <w:rPr>
          <w:i/>
          <w:sz w:val="24"/>
          <w:szCs w:val="24"/>
        </w:rPr>
        <w:t>R</w:t>
      </w:r>
      <w:r w:rsidRPr="00576389">
        <w:rPr>
          <w:i/>
          <w:sz w:val="24"/>
          <w:szCs w:val="24"/>
          <w:vertAlign w:val="subscript"/>
        </w:rPr>
        <w:t>i,t</w:t>
      </w:r>
      <w:proofErr w:type="spellEnd"/>
      <w:r w:rsidRPr="00576389">
        <w:rPr>
          <w:sz w:val="24"/>
          <w:szCs w:val="24"/>
        </w:rPr>
        <w:t xml:space="preserve"> is the reward on trial </w:t>
      </w:r>
      <w:r w:rsidRPr="00576389">
        <w:rPr>
          <w:i/>
          <w:sz w:val="24"/>
          <w:szCs w:val="24"/>
        </w:rPr>
        <w:t>t</w:t>
      </w:r>
      <w:r w:rsidRPr="00576389">
        <w:rPr>
          <w:sz w:val="24"/>
          <w:szCs w:val="24"/>
        </w:rPr>
        <w:t xml:space="preserve"> earned for choosing option </w:t>
      </w:r>
      <w:proofErr w:type="spellStart"/>
      <w:r w:rsidRPr="00576389">
        <w:rPr>
          <w:i/>
          <w:sz w:val="24"/>
          <w:szCs w:val="24"/>
        </w:rPr>
        <w:t>i</w:t>
      </w:r>
      <w:proofErr w:type="spellEnd"/>
      <w:r w:rsidRPr="00576389">
        <w:rPr>
          <w:sz w:val="24"/>
          <w:szCs w:val="24"/>
        </w:rPr>
        <w:t>, and</w:t>
      </w:r>
      <w:r w:rsidRPr="00576389">
        <w:rPr>
          <w:sz w:val="24"/>
          <w:szCs w:val="24"/>
        </w:rPr>
        <w:sym w:font="Symbol" w:char="F020"/>
      </w:r>
      <w:r w:rsidRPr="00576389">
        <w:rPr>
          <w:i/>
          <w:sz w:val="24"/>
          <w:szCs w:val="24"/>
        </w:rPr>
        <w:sym w:font="Symbol" w:char="F061"/>
      </w:r>
      <w:r w:rsidRPr="00576389">
        <w:rPr>
          <w:sz w:val="24"/>
          <w:szCs w:val="24"/>
        </w:rPr>
        <w:t xml:space="preserve"> </w:t>
      </w:r>
      <w:r w:rsidR="00127CD9">
        <w:rPr>
          <w:sz w:val="24"/>
          <w:szCs w:val="24"/>
        </w:rPr>
        <w:t xml:space="preserve"> </w:t>
      </w:r>
      <w:r w:rsidRPr="00576389">
        <w:rPr>
          <w:sz w:val="24"/>
          <w:szCs w:val="24"/>
        </w:rPr>
        <w:t>is the learning rate (a free parameter). It then made choices according to the following function:</w:t>
      </w:r>
    </w:p>
    <w:p w14:paraId="5FA97DAD" w14:textId="77777777" w:rsidR="00576389" w:rsidRPr="00576389" w:rsidDel="004003F8" w:rsidRDefault="00576389" w:rsidP="00576389">
      <w:pPr>
        <w:spacing w:line="480" w:lineRule="auto"/>
        <w:ind w:firstLine="720"/>
        <w:jc w:val="left"/>
        <w:rPr>
          <w:del w:id="290" w:author="Nate Blanco" w:date="2019-09-11T02:00:00Z"/>
          <w:sz w:val="24"/>
          <w:szCs w:val="24"/>
        </w:rPr>
      </w:pPr>
      <m:oMathPara>
        <m:oMath>
          <m:r>
            <w:rPr>
              <w:rFonts w:ascii="Cambria Math" w:hAnsi="Cambria Math"/>
              <w:sz w:val="24"/>
              <w:szCs w:val="24"/>
            </w:rPr>
            <m:t>P</m:t>
          </m:r>
          <m:d>
            <m:dPr>
              <m:ctrlPr>
                <w:ins w:id="291" w:author="Nate Blanco" w:date="2019-09-16T03:07:00Z">
                  <w:rPr>
                    <w:rFonts w:ascii="Cambria Math" w:hAnsi="Cambria Math"/>
                    <w:i/>
                    <w:sz w:val="24"/>
                    <w:szCs w:val="24"/>
                  </w:rPr>
                </w:ins>
              </m:ctrlPr>
            </m:dPr>
            <m:e>
              <m:sSub>
                <m:sSubPr>
                  <m:ctrlPr>
                    <w:ins w:id="292" w:author="Nate Blanco" w:date="2019-09-16T03:07:00Z">
                      <w:rPr>
                        <w:rFonts w:ascii="Cambria Math" w:hAnsi="Cambria Math"/>
                        <w:i/>
                        <w:sz w:val="24"/>
                        <w:szCs w:val="24"/>
                      </w:rPr>
                    </w:ins>
                  </m:ctrlPr>
                </m:sSubPr>
                <m:e>
                  <m:r>
                    <w:rPr>
                      <w:rFonts w:ascii="Cambria Math" w:hAnsi="Cambria Math"/>
                      <w:sz w:val="24"/>
                      <w:szCs w:val="24"/>
                    </w:rPr>
                    <m:t>a</m:t>
                  </m:r>
                </m:e>
                <m:sub>
                  <m:r>
                    <w:rPr>
                      <w:rFonts w:ascii="Cambria Math" w:hAnsi="Cambria Math"/>
                      <w:sz w:val="24"/>
                      <w:szCs w:val="24"/>
                    </w:rPr>
                    <m:t>i,t</m:t>
                  </m:r>
                </m:sub>
              </m:sSub>
            </m:e>
          </m:d>
          <m:r>
            <w:rPr>
              <w:rFonts w:ascii="Cambria Math" w:hAnsi="Cambria Math"/>
              <w:sz w:val="24"/>
              <w:szCs w:val="24"/>
            </w:rPr>
            <m:t xml:space="preserve">= </m:t>
          </m:r>
          <m:f>
            <m:fPr>
              <m:ctrlPr>
                <w:ins w:id="293" w:author="Nate Blanco" w:date="2019-09-16T03:07:00Z">
                  <w:rPr>
                    <w:rFonts w:ascii="Cambria Math" w:hAnsi="Cambria Math"/>
                    <w:i/>
                    <w:sz w:val="24"/>
                    <w:szCs w:val="24"/>
                  </w:rPr>
                </w:ins>
              </m:ctrlPr>
            </m:fPr>
            <m:num>
              <m:sSup>
                <m:sSupPr>
                  <m:ctrlPr>
                    <w:ins w:id="294" w:author="Nate Blanco" w:date="2019-09-16T03:07:00Z">
                      <w:rPr>
                        <w:rFonts w:ascii="Cambria Math" w:hAnsi="Cambria Math"/>
                        <w:i/>
                        <w:sz w:val="24"/>
                        <w:szCs w:val="24"/>
                      </w:rPr>
                    </w:ins>
                  </m:ctrlPr>
                </m:sSupPr>
                <m:e>
                  <m:r>
                    <w:rPr>
                      <w:rFonts w:ascii="Cambria Math" w:hAnsi="Cambria Math"/>
                      <w:sz w:val="24"/>
                      <w:szCs w:val="24"/>
                    </w:rPr>
                    <m:t>e</m:t>
                  </m:r>
                </m:e>
                <m:sup>
                  <m:sSub>
                    <m:sSubPr>
                      <m:ctrlPr>
                        <w:ins w:id="295" w:author="Nate Blanco" w:date="2019-09-16T03:07:00Z">
                          <w:rPr>
                            <w:rFonts w:ascii="Cambria Math" w:hAnsi="Cambria Math"/>
                            <w:i/>
                            <w:sz w:val="24"/>
                            <w:szCs w:val="24"/>
                          </w:rPr>
                        </w:ins>
                      </m:ctrlPr>
                    </m:sSubPr>
                    <m:e>
                      <m:r>
                        <w:rPr>
                          <w:rFonts w:ascii="Cambria Math" w:hAnsi="Cambria Math"/>
                          <w:sz w:val="24"/>
                          <w:szCs w:val="24"/>
                        </w:rPr>
                        <m:t>β*[V</m:t>
                      </m:r>
                    </m:e>
                    <m:sub>
                      <m:r>
                        <w:rPr>
                          <w:rFonts w:ascii="Cambria Math" w:hAnsi="Cambria Math"/>
                          <w:sz w:val="24"/>
                          <w:szCs w:val="24"/>
                        </w:rPr>
                        <m:t>i,t</m:t>
                      </m:r>
                    </m:sub>
                  </m:sSub>
                  <m:r>
                    <w:rPr>
                      <w:rFonts w:ascii="Cambria Math" w:hAnsi="Cambria Math"/>
                      <w:sz w:val="24"/>
                      <w:szCs w:val="24"/>
                    </w:rPr>
                    <m:t>*</m:t>
                  </m:r>
                  <m:d>
                    <m:dPr>
                      <m:ctrlPr>
                        <w:ins w:id="296" w:author="Nate Blanco" w:date="2019-09-16T03:07:00Z">
                          <w:rPr>
                            <w:rFonts w:ascii="Cambria Math" w:hAnsi="Cambria Math"/>
                            <w:i/>
                            <w:sz w:val="24"/>
                            <w:szCs w:val="24"/>
                          </w:rPr>
                        </w:ins>
                      </m:ctrlPr>
                    </m:dPr>
                    <m:e>
                      <m:r>
                        <w:rPr>
                          <w:rFonts w:ascii="Cambria Math" w:hAnsi="Cambria Math"/>
                          <w:sz w:val="24"/>
                          <w:szCs w:val="24"/>
                        </w:rPr>
                        <m:t>1-</m:t>
                      </m:r>
                      <m:r>
                        <w:rPr>
                          <w:rFonts w:ascii="Cambria Math" w:hAnsi="Cambria Math"/>
                          <w:i/>
                          <w:sz w:val="24"/>
                          <w:szCs w:val="24"/>
                        </w:rPr>
                        <w:sym w:font="Symbol" w:char="F066"/>
                      </m:r>
                    </m:e>
                  </m:d>
                  <m:r>
                    <w:rPr>
                      <w:rFonts w:ascii="Cambria Math" w:hAnsi="Cambria Math"/>
                      <w:sz w:val="24"/>
                      <w:szCs w:val="24"/>
                    </w:rPr>
                    <m:t>+</m:t>
                  </m:r>
                  <m:sSub>
                    <m:sSubPr>
                      <m:ctrlPr>
                        <w:ins w:id="297" w:author="Nate Blanco" w:date="2019-09-16T03:07:00Z">
                          <w:rPr>
                            <w:rFonts w:ascii="Cambria Math" w:hAnsi="Cambria Math"/>
                            <w:i/>
                            <w:sz w:val="24"/>
                            <w:szCs w:val="24"/>
                          </w:rPr>
                        </w:ins>
                      </m:ctrlPr>
                    </m:sSubPr>
                    <m:e>
                      <m:r>
                        <w:rPr>
                          <w:rFonts w:ascii="Cambria Math" w:hAnsi="Cambria Math"/>
                          <w:sz w:val="24"/>
                          <w:szCs w:val="24"/>
                        </w:rPr>
                        <m:t>L</m:t>
                      </m:r>
                    </m:e>
                    <m:sub>
                      <m:r>
                        <w:rPr>
                          <w:rFonts w:ascii="Cambria Math" w:hAnsi="Cambria Math"/>
                          <w:sz w:val="24"/>
                          <w:szCs w:val="24"/>
                        </w:rPr>
                        <m:t>i,t</m:t>
                      </m:r>
                    </m:sub>
                  </m:sSub>
                  <m:r>
                    <w:rPr>
                      <w:rFonts w:ascii="Cambria Math" w:hAnsi="Cambria Math"/>
                      <w:sz w:val="24"/>
                      <w:szCs w:val="24"/>
                    </w:rPr>
                    <m:t>*</m:t>
                  </m:r>
                  <m:r>
                    <w:rPr>
                      <w:rFonts w:ascii="Cambria Math" w:hAnsi="Cambria Math"/>
                      <w:i/>
                      <w:sz w:val="24"/>
                      <w:szCs w:val="24"/>
                    </w:rPr>
                    <w:sym w:font="Symbol" w:char="F066"/>
                  </m:r>
                  <m:r>
                    <w:rPr>
                      <w:rFonts w:ascii="Cambria Math" w:hAnsi="Cambria Math"/>
                      <w:sz w:val="24"/>
                      <w:szCs w:val="24"/>
                    </w:rPr>
                    <m:t>]</m:t>
                  </m:r>
                </m:sup>
              </m:sSup>
            </m:num>
            <m:den>
              <m:nary>
                <m:naryPr>
                  <m:chr m:val="∑"/>
                  <m:limLoc m:val="undOvr"/>
                  <m:ctrlPr>
                    <w:ins w:id="298" w:author="Nate Blanco" w:date="2019-09-16T03:07:00Z">
                      <w:rPr>
                        <w:rFonts w:ascii="Cambria Math" w:hAnsi="Cambria Math"/>
                        <w:i/>
                        <w:sz w:val="24"/>
                        <w:szCs w:val="24"/>
                      </w:rPr>
                    </w:ins>
                  </m:ctrlPr>
                </m:naryPr>
                <m:sub>
                  <m:r>
                    <w:rPr>
                      <w:rFonts w:ascii="Cambria Math" w:hAnsi="Cambria Math"/>
                      <w:sz w:val="24"/>
                      <w:szCs w:val="24"/>
                    </w:rPr>
                    <m:t>j=1</m:t>
                  </m:r>
                </m:sub>
                <m:sup>
                  <m:r>
                    <w:rPr>
                      <w:rFonts w:ascii="Cambria Math" w:hAnsi="Cambria Math"/>
                      <w:sz w:val="24"/>
                      <w:szCs w:val="24"/>
                    </w:rPr>
                    <m:t>n</m:t>
                  </m:r>
                </m:sup>
                <m:e>
                  <m:sSup>
                    <m:sSupPr>
                      <m:ctrlPr>
                        <w:ins w:id="299" w:author="Nate Blanco" w:date="2019-09-16T03:07:00Z">
                          <w:rPr>
                            <w:rFonts w:ascii="Cambria Math" w:hAnsi="Cambria Math"/>
                            <w:i/>
                            <w:sz w:val="24"/>
                            <w:szCs w:val="24"/>
                          </w:rPr>
                        </w:ins>
                      </m:ctrlPr>
                    </m:sSupPr>
                    <m:e>
                      <m:r>
                        <w:rPr>
                          <w:rFonts w:ascii="Cambria Math" w:hAnsi="Cambria Math"/>
                          <w:sz w:val="24"/>
                          <w:szCs w:val="24"/>
                        </w:rPr>
                        <m:t>e</m:t>
                      </m:r>
                    </m:e>
                    <m:sup>
                      <m:sSub>
                        <m:sSubPr>
                          <m:ctrlPr>
                            <w:ins w:id="300" w:author="Nate Blanco" w:date="2019-09-16T03:07:00Z">
                              <w:rPr>
                                <w:rFonts w:ascii="Cambria Math" w:hAnsi="Cambria Math"/>
                                <w:i/>
                                <w:sz w:val="24"/>
                                <w:szCs w:val="24"/>
                              </w:rPr>
                            </w:ins>
                          </m:ctrlPr>
                        </m:sSubPr>
                        <m:e>
                          <m:r>
                            <w:rPr>
                              <w:rFonts w:ascii="Cambria Math" w:hAnsi="Cambria Math"/>
                              <w:sz w:val="24"/>
                              <w:szCs w:val="24"/>
                            </w:rPr>
                            <m:t>β*[V</m:t>
                          </m:r>
                        </m:e>
                        <m:sub>
                          <m:r>
                            <w:rPr>
                              <w:rFonts w:ascii="Cambria Math" w:hAnsi="Cambria Math"/>
                              <w:sz w:val="24"/>
                              <w:szCs w:val="24"/>
                            </w:rPr>
                            <m:t>j,t</m:t>
                          </m:r>
                        </m:sub>
                      </m:sSub>
                      <m:r>
                        <w:rPr>
                          <w:rFonts w:ascii="Cambria Math" w:hAnsi="Cambria Math"/>
                          <w:sz w:val="24"/>
                          <w:szCs w:val="24"/>
                        </w:rPr>
                        <m:t>*</m:t>
                      </m:r>
                      <m:d>
                        <m:dPr>
                          <m:ctrlPr>
                            <w:ins w:id="301" w:author="Nate Blanco" w:date="2019-09-16T03:07:00Z">
                              <w:rPr>
                                <w:rFonts w:ascii="Cambria Math" w:hAnsi="Cambria Math"/>
                                <w:i/>
                                <w:sz w:val="24"/>
                                <w:szCs w:val="24"/>
                              </w:rPr>
                            </w:ins>
                          </m:ctrlPr>
                        </m:dPr>
                        <m:e>
                          <m:r>
                            <w:rPr>
                              <w:rFonts w:ascii="Cambria Math" w:hAnsi="Cambria Math"/>
                              <w:sz w:val="24"/>
                              <w:szCs w:val="24"/>
                            </w:rPr>
                            <m:t>1-</m:t>
                          </m:r>
                          <m:r>
                            <w:rPr>
                              <w:rFonts w:ascii="Cambria Math" w:hAnsi="Cambria Math"/>
                              <w:i/>
                              <w:sz w:val="24"/>
                              <w:szCs w:val="24"/>
                            </w:rPr>
                            <w:sym w:font="Symbol" w:char="F066"/>
                          </m:r>
                        </m:e>
                      </m:d>
                      <m:r>
                        <w:rPr>
                          <w:rFonts w:ascii="Cambria Math" w:hAnsi="Cambria Math"/>
                          <w:sz w:val="24"/>
                          <w:szCs w:val="24"/>
                        </w:rPr>
                        <m:t>+</m:t>
                      </m:r>
                      <m:sSub>
                        <m:sSubPr>
                          <m:ctrlPr>
                            <w:ins w:id="302" w:author="Nate Blanco" w:date="2019-09-16T03:07:00Z">
                              <w:rPr>
                                <w:rFonts w:ascii="Cambria Math" w:hAnsi="Cambria Math"/>
                                <w:i/>
                                <w:sz w:val="24"/>
                                <w:szCs w:val="24"/>
                              </w:rPr>
                            </w:ins>
                          </m:ctrlPr>
                        </m:sSubPr>
                        <m:e>
                          <m:r>
                            <w:rPr>
                              <w:rFonts w:ascii="Cambria Math" w:hAnsi="Cambria Math"/>
                              <w:sz w:val="24"/>
                              <w:szCs w:val="24"/>
                            </w:rPr>
                            <m:t>L</m:t>
                          </m:r>
                        </m:e>
                        <m:sub>
                          <m:r>
                            <w:rPr>
                              <w:rFonts w:ascii="Cambria Math" w:hAnsi="Cambria Math"/>
                              <w:sz w:val="24"/>
                              <w:szCs w:val="24"/>
                            </w:rPr>
                            <m:t>j,t</m:t>
                          </m:r>
                        </m:sub>
                      </m:sSub>
                      <m:r>
                        <w:rPr>
                          <w:rFonts w:ascii="Cambria Math" w:hAnsi="Cambria Math"/>
                          <w:sz w:val="24"/>
                          <w:szCs w:val="24"/>
                        </w:rPr>
                        <m:t>*</m:t>
                      </m:r>
                      <m:r>
                        <w:rPr>
                          <w:rFonts w:ascii="Cambria Math" w:hAnsi="Cambria Math"/>
                          <w:i/>
                          <w:sz w:val="24"/>
                          <w:szCs w:val="24"/>
                        </w:rPr>
                        <w:sym w:font="Symbol" w:char="F066"/>
                      </m:r>
                      <m:r>
                        <w:rPr>
                          <w:rFonts w:ascii="Cambria Math" w:hAnsi="Cambria Math"/>
                          <w:sz w:val="24"/>
                          <w:szCs w:val="24"/>
                        </w:rPr>
                        <m:t>]</m:t>
                      </m:r>
                    </m:sup>
                  </m:sSup>
                </m:e>
              </m:nary>
            </m:den>
          </m:f>
        </m:oMath>
      </m:oMathPara>
    </w:p>
    <w:p w14:paraId="04472FD7" w14:textId="77777777" w:rsidR="00576389" w:rsidRPr="00576389" w:rsidRDefault="00576389" w:rsidP="004003F8">
      <w:pPr>
        <w:spacing w:line="480" w:lineRule="auto"/>
        <w:ind w:firstLine="720"/>
        <w:jc w:val="left"/>
        <w:rPr>
          <w:sz w:val="24"/>
          <w:szCs w:val="24"/>
        </w:rPr>
      </w:pPr>
    </w:p>
    <w:p w14:paraId="3A03045A" w14:textId="3E3659AB" w:rsidR="00576389" w:rsidRPr="00576389" w:rsidRDefault="00576389" w:rsidP="002D2CE9">
      <w:pPr>
        <w:spacing w:line="480" w:lineRule="auto"/>
        <w:ind w:firstLine="0"/>
        <w:jc w:val="left"/>
        <w:rPr>
          <w:sz w:val="24"/>
          <w:szCs w:val="24"/>
        </w:rPr>
      </w:pPr>
      <w:r w:rsidRPr="00576389">
        <w:rPr>
          <w:sz w:val="24"/>
          <w:szCs w:val="24"/>
        </w:rPr>
        <w:t xml:space="preserve">where </w:t>
      </w:r>
      <w:r w:rsidRPr="00576389">
        <w:rPr>
          <w:i/>
          <w:sz w:val="24"/>
          <w:szCs w:val="24"/>
        </w:rPr>
        <w:t>P</w:t>
      </w:r>
      <w:r w:rsidRPr="00576389">
        <w:rPr>
          <w:sz w:val="24"/>
          <w:szCs w:val="24"/>
        </w:rPr>
        <w:t>(</w:t>
      </w:r>
      <w:proofErr w:type="spellStart"/>
      <w:r w:rsidRPr="00576389">
        <w:rPr>
          <w:i/>
          <w:sz w:val="24"/>
          <w:szCs w:val="24"/>
        </w:rPr>
        <w:t>a</w:t>
      </w:r>
      <w:r w:rsidRPr="00576389">
        <w:rPr>
          <w:i/>
          <w:sz w:val="24"/>
          <w:szCs w:val="24"/>
          <w:vertAlign w:val="subscript"/>
        </w:rPr>
        <w:t>i,t</w:t>
      </w:r>
      <w:proofErr w:type="spellEnd"/>
      <w:r w:rsidRPr="00576389">
        <w:rPr>
          <w:sz w:val="24"/>
          <w:szCs w:val="24"/>
        </w:rPr>
        <w:t xml:space="preserve">) is the probability of choosing option </w:t>
      </w:r>
      <w:proofErr w:type="spellStart"/>
      <w:r w:rsidRPr="00576389">
        <w:rPr>
          <w:i/>
          <w:sz w:val="24"/>
          <w:szCs w:val="24"/>
        </w:rPr>
        <w:t>i</w:t>
      </w:r>
      <w:proofErr w:type="spellEnd"/>
      <w:r w:rsidRPr="00576389">
        <w:rPr>
          <w:sz w:val="24"/>
          <w:szCs w:val="24"/>
        </w:rPr>
        <w:t xml:space="preserve"> on trial </w:t>
      </w:r>
      <w:r w:rsidRPr="00576389">
        <w:rPr>
          <w:i/>
          <w:sz w:val="24"/>
          <w:szCs w:val="24"/>
        </w:rPr>
        <w:t xml:space="preserve">t. </w:t>
      </w:r>
      <w:proofErr w:type="spellStart"/>
      <w:r w:rsidRPr="00576389">
        <w:rPr>
          <w:i/>
          <w:sz w:val="24"/>
          <w:szCs w:val="24"/>
        </w:rPr>
        <w:t>L</w:t>
      </w:r>
      <w:r w:rsidRPr="00576389">
        <w:rPr>
          <w:i/>
          <w:sz w:val="24"/>
          <w:szCs w:val="24"/>
          <w:vertAlign w:val="subscript"/>
        </w:rPr>
        <w:t>i,t</w:t>
      </w:r>
      <w:proofErr w:type="spellEnd"/>
      <w:r w:rsidRPr="00576389">
        <w:rPr>
          <w:sz w:val="24"/>
          <w:szCs w:val="24"/>
        </w:rPr>
        <w:t xml:space="preserve"> is the lag term</w:t>
      </w:r>
      <w:ins w:id="303" w:author="Nate Blanco" w:date="2019-09-11T16:52:00Z">
        <w:r w:rsidR="002718FF">
          <w:rPr>
            <w:sz w:val="24"/>
            <w:szCs w:val="24"/>
          </w:rPr>
          <w:t xml:space="preserve"> </w:t>
        </w:r>
      </w:ins>
      <w:del w:id="304" w:author="Nate Blanco" w:date="2019-09-11T16:52:00Z">
        <w:r w:rsidRPr="00576389" w:rsidDel="002718FF">
          <w:rPr>
            <w:sz w:val="24"/>
            <w:szCs w:val="24"/>
          </w:rPr>
          <w:delText>—a proxy for uncertainty—</w:delText>
        </w:r>
      </w:del>
      <w:r w:rsidRPr="00576389">
        <w:rPr>
          <w:sz w:val="24"/>
          <w:szCs w:val="24"/>
        </w:rPr>
        <w:t xml:space="preserve">that simply encodes the number of trials since option </w:t>
      </w:r>
      <w:proofErr w:type="spellStart"/>
      <w:r w:rsidRPr="00576389">
        <w:rPr>
          <w:i/>
          <w:sz w:val="24"/>
          <w:szCs w:val="24"/>
        </w:rPr>
        <w:t>i</w:t>
      </w:r>
      <w:proofErr w:type="spellEnd"/>
      <w:r w:rsidRPr="00576389">
        <w:rPr>
          <w:sz w:val="24"/>
          <w:szCs w:val="24"/>
        </w:rPr>
        <w:t xml:space="preserve"> was last chosen.</w:t>
      </w:r>
      <w:r w:rsidRPr="00576389">
        <w:rPr>
          <w:sz w:val="24"/>
          <w:szCs w:val="24"/>
        </w:rPr>
        <w:sym w:font="Symbol" w:char="F020"/>
      </w:r>
      <w:r w:rsidR="00A37EAB">
        <w:rPr>
          <w:sz w:val="24"/>
          <w:szCs w:val="24"/>
        </w:rPr>
        <w:t xml:space="preserve">The weight parameter </w:t>
      </w:r>
      <w:r w:rsidRPr="00576389">
        <w:rPr>
          <w:i/>
          <w:sz w:val="24"/>
          <w:szCs w:val="24"/>
        </w:rPr>
        <w:sym w:font="Symbol" w:char="F066"/>
      </w:r>
      <w:r w:rsidRPr="00576389">
        <w:rPr>
          <w:sz w:val="24"/>
          <w:szCs w:val="24"/>
        </w:rPr>
        <w:t xml:space="preserve"> </w:t>
      </w:r>
      <w:r w:rsidR="00A37EAB">
        <w:rPr>
          <w:sz w:val="24"/>
          <w:szCs w:val="24"/>
        </w:rPr>
        <w:t xml:space="preserve"> (0 ≤ </w:t>
      </w:r>
      <w:r w:rsidR="00A37EAB" w:rsidRPr="00576389">
        <w:rPr>
          <w:i/>
          <w:sz w:val="24"/>
          <w:szCs w:val="24"/>
        </w:rPr>
        <w:sym w:font="Symbol" w:char="F066"/>
      </w:r>
      <w:r w:rsidR="00A37EAB">
        <w:rPr>
          <w:i/>
          <w:sz w:val="24"/>
          <w:szCs w:val="24"/>
        </w:rPr>
        <w:t xml:space="preserve"> ≤ </w:t>
      </w:r>
      <w:r w:rsidR="00A37EAB" w:rsidRPr="00DF7785">
        <w:rPr>
          <w:sz w:val="24"/>
          <w:szCs w:val="24"/>
        </w:rPr>
        <w:t>1</w:t>
      </w:r>
      <w:r w:rsidR="00A37EAB">
        <w:rPr>
          <w:sz w:val="24"/>
          <w:szCs w:val="24"/>
        </w:rPr>
        <w:t>) mediates</w:t>
      </w:r>
      <w:r w:rsidRPr="00576389">
        <w:rPr>
          <w:sz w:val="24"/>
          <w:szCs w:val="24"/>
        </w:rPr>
        <w:t xml:space="preserve"> the relative </w:t>
      </w:r>
      <w:r w:rsidR="0092241D">
        <w:rPr>
          <w:sz w:val="24"/>
          <w:szCs w:val="24"/>
        </w:rPr>
        <w:t>weights of</w:t>
      </w:r>
      <w:r w:rsidRPr="00576389">
        <w:rPr>
          <w:sz w:val="24"/>
          <w:szCs w:val="24"/>
        </w:rPr>
        <w:t xml:space="preserve"> expected values</w:t>
      </w:r>
      <w:r w:rsidR="0092241D">
        <w:rPr>
          <w:sz w:val="24"/>
          <w:szCs w:val="24"/>
        </w:rPr>
        <w:t xml:space="preserve"> (i.e. exploitation)</w:t>
      </w:r>
      <w:r w:rsidRPr="00576389">
        <w:rPr>
          <w:sz w:val="24"/>
          <w:szCs w:val="24"/>
        </w:rPr>
        <w:t xml:space="preserve"> and lags</w:t>
      </w:r>
      <w:r w:rsidR="0092241D">
        <w:rPr>
          <w:sz w:val="24"/>
          <w:szCs w:val="24"/>
        </w:rPr>
        <w:t xml:space="preserve"> (i.e. systematic exploration)</w:t>
      </w:r>
      <w:r w:rsidRPr="00576389">
        <w:rPr>
          <w:sz w:val="24"/>
          <w:szCs w:val="24"/>
        </w:rPr>
        <w:t xml:space="preserve"> </w:t>
      </w:r>
      <w:r w:rsidR="0092241D">
        <w:rPr>
          <w:sz w:val="24"/>
          <w:szCs w:val="24"/>
        </w:rPr>
        <w:t>in determining</w:t>
      </w:r>
      <w:r w:rsidR="0092241D" w:rsidRPr="00576389">
        <w:rPr>
          <w:sz w:val="24"/>
          <w:szCs w:val="24"/>
        </w:rPr>
        <w:t xml:space="preserve"> </w:t>
      </w:r>
      <w:r w:rsidRPr="00576389">
        <w:rPr>
          <w:sz w:val="24"/>
          <w:szCs w:val="24"/>
        </w:rPr>
        <w:t xml:space="preserve">choices. Greater values of </w:t>
      </w:r>
      <w:r w:rsidRPr="00576389">
        <w:rPr>
          <w:i/>
          <w:sz w:val="24"/>
          <w:szCs w:val="24"/>
        </w:rPr>
        <w:sym w:font="Symbol" w:char="F066"/>
      </w:r>
      <w:r w:rsidRPr="00576389">
        <w:rPr>
          <w:sz w:val="24"/>
          <w:szCs w:val="24"/>
        </w:rPr>
        <w:t xml:space="preserve"> indicate greater influence of systematic exploration. When </w:t>
      </w:r>
      <w:r w:rsidRPr="00576389">
        <w:rPr>
          <w:i/>
          <w:sz w:val="24"/>
          <w:szCs w:val="24"/>
        </w:rPr>
        <w:sym w:font="Symbol" w:char="F066"/>
      </w:r>
      <w:r w:rsidR="009B22B7">
        <w:rPr>
          <w:sz w:val="24"/>
          <w:szCs w:val="24"/>
        </w:rPr>
        <w:t>=</w:t>
      </w:r>
      <w:r w:rsidRPr="00576389">
        <w:rPr>
          <w:sz w:val="24"/>
          <w:szCs w:val="24"/>
        </w:rPr>
        <w:t xml:space="preserve">0, the model chooses based only on expected value; when </w:t>
      </w:r>
      <w:r w:rsidRPr="00576389">
        <w:rPr>
          <w:i/>
          <w:sz w:val="24"/>
          <w:szCs w:val="24"/>
        </w:rPr>
        <w:sym w:font="Symbol" w:char="F066"/>
      </w:r>
      <w:r w:rsidR="009B22B7">
        <w:rPr>
          <w:sz w:val="24"/>
          <w:szCs w:val="24"/>
        </w:rPr>
        <w:t>=</w:t>
      </w:r>
      <w:r w:rsidRPr="00576389">
        <w:rPr>
          <w:sz w:val="24"/>
          <w:szCs w:val="24"/>
        </w:rPr>
        <w:t>1</w:t>
      </w:r>
      <w:ins w:id="305" w:author="Nate Blanco" w:date="2019-09-16T03:52:00Z">
        <w:r w:rsidR="00AF2446">
          <w:rPr>
            <w:sz w:val="24"/>
            <w:szCs w:val="24"/>
          </w:rPr>
          <w:t>,</w:t>
        </w:r>
      </w:ins>
      <w:r w:rsidRPr="00576389">
        <w:rPr>
          <w:sz w:val="24"/>
          <w:szCs w:val="24"/>
        </w:rPr>
        <w:t xml:space="preserve"> it chooses only based on the lag.</w:t>
      </w:r>
      <w:r w:rsidRPr="00576389">
        <w:rPr>
          <w:i/>
          <w:sz w:val="24"/>
          <w:szCs w:val="24"/>
        </w:rPr>
        <w:t xml:space="preserve"> </w:t>
      </w:r>
      <w:r w:rsidRPr="00576389">
        <w:rPr>
          <w:i/>
          <w:sz w:val="24"/>
          <w:szCs w:val="24"/>
        </w:rPr>
        <w:sym w:font="Symbol" w:char="F062"/>
      </w:r>
      <w:r w:rsidRPr="00576389">
        <w:rPr>
          <w:sz w:val="24"/>
          <w:szCs w:val="24"/>
        </w:rPr>
        <w:t xml:space="preserve"> is the inverse temperature parameter that controls random exploration. At </w:t>
      </w:r>
      <w:r w:rsidRPr="00576389">
        <w:rPr>
          <w:i/>
          <w:sz w:val="24"/>
          <w:szCs w:val="24"/>
        </w:rPr>
        <w:sym w:font="Symbol" w:char="F062"/>
      </w:r>
      <w:r w:rsidRPr="00576389">
        <w:rPr>
          <w:i/>
          <w:sz w:val="24"/>
          <w:szCs w:val="24"/>
        </w:rPr>
        <w:t xml:space="preserve"> </w:t>
      </w:r>
      <w:r w:rsidRPr="00576389">
        <w:rPr>
          <w:sz w:val="24"/>
          <w:szCs w:val="24"/>
        </w:rPr>
        <w:t>=0 choice probabilities become completely random</w:t>
      </w:r>
      <w:r w:rsidR="002D2CE9">
        <w:rPr>
          <w:sz w:val="24"/>
          <w:szCs w:val="24"/>
        </w:rPr>
        <w:t xml:space="preserve"> (i.e. equal between all options)</w:t>
      </w:r>
      <w:ins w:id="306" w:author="Nate Blanco" w:date="2019-09-11T16:53:00Z">
        <w:r w:rsidR="002718FF">
          <w:rPr>
            <w:sz w:val="24"/>
            <w:szCs w:val="24"/>
          </w:rPr>
          <w:t>.</w:t>
        </w:r>
      </w:ins>
      <w:del w:id="307" w:author="Nate Blanco" w:date="2019-09-11T16:53:00Z">
        <w:r w:rsidRPr="00576389" w:rsidDel="002718FF">
          <w:rPr>
            <w:sz w:val="24"/>
            <w:szCs w:val="24"/>
          </w:rPr>
          <w:delText>, and</w:delText>
        </w:r>
      </w:del>
      <w:r w:rsidRPr="00576389">
        <w:rPr>
          <w:sz w:val="24"/>
          <w:szCs w:val="24"/>
        </w:rPr>
        <w:t xml:space="preserve"> </w:t>
      </w:r>
      <w:ins w:id="308" w:author="Nate Blanco" w:date="2019-09-11T16:53:00Z">
        <w:r w:rsidR="002718FF">
          <w:rPr>
            <w:sz w:val="24"/>
            <w:szCs w:val="24"/>
          </w:rPr>
          <w:t>A</w:t>
        </w:r>
      </w:ins>
      <w:del w:id="309" w:author="Nate Blanco" w:date="2019-09-11T16:53:00Z">
        <w:r w:rsidRPr="00576389" w:rsidDel="002718FF">
          <w:rPr>
            <w:sz w:val="24"/>
            <w:szCs w:val="24"/>
          </w:rPr>
          <w:delText>a</w:delText>
        </w:r>
      </w:del>
      <w:r w:rsidRPr="00576389">
        <w:rPr>
          <w:sz w:val="24"/>
          <w:szCs w:val="24"/>
        </w:rPr>
        <w:t xml:space="preserve">s </w:t>
      </w:r>
      <w:r w:rsidRPr="00576389">
        <w:rPr>
          <w:i/>
          <w:sz w:val="24"/>
          <w:szCs w:val="24"/>
        </w:rPr>
        <w:sym w:font="Symbol" w:char="F062"/>
      </w:r>
      <w:r w:rsidRPr="00576389">
        <w:rPr>
          <w:i/>
          <w:sz w:val="24"/>
          <w:szCs w:val="24"/>
        </w:rPr>
        <w:t xml:space="preserve"> </w:t>
      </w:r>
      <w:r w:rsidRPr="00576389">
        <w:rPr>
          <w:sz w:val="24"/>
          <w:szCs w:val="24"/>
        </w:rPr>
        <w:t xml:space="preserve">approaches infinity the model chooses the most favorable option (based on the weighted combination of value and lag described above) on every trial. </w:t>
      </w:r>
      <w:r w:rsidRPr="00576389">
        <w:rPr>
          <w:i/>
          <w:sz w:val="24"/>
          <w:szCs w:val="24"/>
        </w:rPr>
        <w:sym w:font="Symbol" w:char="F062"/>
      </w:r>
      <w:r w:rsidRPr="00576389">
        <w:rPr>
          <w:i/>
          <w:sz w:val="24"/>
          <w:szCs w:val="24"/>
        </w:rPr>
        <w:t xml:space="preserve"> </w:t>
      </w:r>
      <w:r w:rsidRPr="00576389">
        <w:rPr>
          <w:sz w:val="24"/>
          <w:szCs w:val="24"/>
        </w:rPr>
        <w:t xml:space="preserve">and </w:t>
      </w:r>
      <w:r w:rsidRPr="00576389">
        <w:rPr>
          <w:i/>
          <w:sz w:val="24"/>
          <w:szCs w:val="24"/>
        </w:rPr>
        <w:sym w:font="Symbol" w:char="F066"/>
      </w:r>
      <w:r w:rsidRPr="00576389">
        <w:rPr>
          <w:i/>
          <w:sz w:val="24"/>
          <w:szCs w:val="24"/>
        </w:rPr>
        <w:t xml:space="preserve"> </w:t>
      </w:r>
      <w:r w:rsidRPr="00576389">
        <w:rPr>
          <w:sz w:val="24"/>
          <w:szCs w:val="24"/>
        </w:rPr>
        <w:t>were free parameters.</w:t>
      </w:r>
      <w:r w:rsidRPr="00576389">
        <w:rPr>
          <w:i/>
          <w:sz w:val="24"/>
          <w:szCs w:val="24"/>
        </w:rPr>
        <w:t xml:space="preserve"> </w:t>
      </w:r>
    </w:p>
    <w:p w14:paraId="20CAC1D8" w14:textId="692BA0B0" w:rsidR="00B12071" w:rsidRPr="00CA68BE" w:rsidRDefault="00B12071" w:rsidP="00B12071">
      <w:pPr>
        <w:spacing w:line="480" w:lineRule="auto"/>
        <w:ind w:firstLine="0"/>
        <w:jc w:val="left"/>
        <w:rPr>
          <w:sz w:val="24"/>
          <w:szCs w:val="24"/>
        </w:rPr>
      </w:pPr>
      <w:r>
        <w:rPr>
          <w:sz w:val="24"/>
          <w:szCs w:val="24"/>
        </w:rPr>
        <w:lastRenderedPageBreak/>
        <w:tab/>
      </w:r>
      <w:r w:rsidR="00576389" w:rsidRPr="00576389">
        <w:rPr>
          <w:sz w:val="24"/>
          <w:szCs w:val="24"/>
        </w:rPr>
        <w:t>The best-fitting parameter values were</w:t>
      </w:r>
      <w:r w:rsidR="001D7496">
        <w:rPr>
          <w:sz w:val="24"/>
          <w:szCs w:val="24"/>
        </w:rPr>
        <w:t xml:space="preserve"> </w:t>
      </w:r>
      <w:r w:rsidR="00576389" w:rsidRPr="00576389">
        <w:rPr>
          <w:sz w:val="24"/>
          <w:szCs w:val="24"/>
        </w:rPr>
        <w:t xml:space="preserve">compared </w:t>
      </w:r>
      <w:r>
        <w:rPr>
          <w:sz w:val="24"/>
          <w:szCs w:val="24"/>
        </w:rPr>
        <w:t>across groups and conditions</w:t>
      </w:r>
      <w:r w:rsidR="00576389" w:rsidRPr="00576389">
        <w:rPr>
          <w:sz w:val="24"/>
          <w:szCs w:val="24"/>
        </w:rPr>
        <w:t xml:space="preserve"> </w:t>
      </w:r>
      <w:r>
        <w:rPr>
          <w:sz w:val="24"/>
          <w:szCs w:val="24"/>
        </w:rPr>
        <w:t xml:space="preserve">to determine the influences of reward, </w:t>
      </w:r>
      <w:commentRangeStart w:id="310"/>
      <w:commentRangeStart w:id="311"/>
      <w:r>
        <w:rPr>
          <w:sz w:val="24"/>
          <w:szCs w:val="24"/>
        </w:rPr>
        <w:t xml:space="preserve">systematic </w:t>
      </w:r>
      <w:del w:id="312" w:author="Nate Blanco" w:date="2019-09-11T02:11:00Z">
        <w:r w:rsidDel="00BF07D0">
          <w:rPr>
            <w:sz w:val="24"/>
            <w:szCs w:val="24"/>
          </w:rPr>
          <w:delText>switching</w:delText>
        </w:r>
        <w:commentRangeEnd w:id="310"/>
        <w:r w:rsidR="00195B0C" w:rsidDel="00BF07D0">
          <w:rPr>
            <w:rStyle w:val="CommentReference"/>
          </w:rPr>
          <w:commentReference w:id="310"/>
        </w:r>
      </w:del>
      <w:commentRangeEnd w:id="311"/>
      <w:r w:rsidR="002718FF">
        <w:rPr>
          <w:rStyle w:val="CommentReference"/>
        </w:rPr>
        <w:commentReference w:id="311"/>
      </w:r>
      <w:ins w:id="313" w:author="Nate Blanco" w:date="2019-09-11T02:11:00Z">
        <w:r w:rsidR="00BF07D0">
          <w:rPr>
            <w:sz w:val="24"/>
            <w:szCs w:val="24"/>
          </w:rPr>
          <w:t>exploration</w:t>
        </w:r>
      </w:ins>
      <w:r>
        <w:rPr>
          <w:sz w:val="24"/>
          <w:szCs w:val="24"/>
        </w:rPr>
        <w:t xml:space="preserve">, and random exploration </w:t>
      </w:r>
      <w:del w:id="314" w:author="Nate Blanco" w:date="2019-09-11T16:55:00Z">
        <w:r w:rsidDel="002718FF">
          <w:rPr>
            <w:sz w:val="24"/>
            <w:szCs w:val="24"/>
          </w:rPr>
          <w:delText xml:space="preserve">in determining </w:delText>
        </w:r>
      </w:del>
      <w:ins w:id="315" w:author="Nate Blanco" w:date="2019-09-11T16:55:00Z">
        <w:r w:rsidR="002718FF">
          <w:rPr>
            <w:sz w:val="24"/>
            <w:szCs w:val="24"/>
          </w:rPr>
          <w:t xml:space="preserve">on </w:t>
        </w:r>
      </w:ins>
      <w:r>
        <w:rPr>
          <w:sz w:val="24"/>
          <w:szCs w:val="24"/>
        </w:rPr>
        <w:t xml:space="preserve">participants choices </w:t>
      </w:r>
      <w:r w:rsidR="00B9621C">
        <w:rPr>
          <w:sz w:val="24"/>
          <w:szCs w:val="24"/>
        </w:rPr>
        <w:t>(</w:t>
      </w:r>
      <w:del w:id="316" w:author="Nate Blanco" w:date="2019-09-11T16:55:00Z">
        <w:r w:rsidR="00B9621C" w:rsidDel="002718FF">
          <w:rPr>
            <w:sz w:val="24"/>
            <w:szCs w:val="24"/>
          </w:rPr>
          <w:delText xml:space="preserve">see </w:delText>
        </w:r>
      </w:del>
      <w:r w:rsidR="00B9621C">
        <w:rPr>
          <w:sz w:val="24"/>
          <w:szCs w:val="24"/>
        </w:rPr>
        <w:t>Figure 4)</w:t>
      </w:r>
      <w:r w:rsidR="00576389" w:rsidRPr="00576389">
        <w:rPr>
          <w:sz w:val="24"/>
          <w:szCs w:val="24"/>
        </w:rPr>
        <w:t>.</w:t>
      </w:r>
      <w:r w:rsidR="006E0F05">
        <w:rPr>
          <w:sz w:val="24"/>
          <w:szCs w:val="24"/>
        </w:rPr>
        <w:t xml:space="preserve"> </w:t>
      </w:r>
      <w:r>
        <w:rPr>
          <w:sz w:val="24"/>
          <w:szCs w:val="24"/>
        </w:rPr>
        <w:t xml:space="preserve">A 3x2 (age by condition) ANOVA on best-fitting </w:t>
      </w:r>
      <w:r w:rsidRPr="00576389">
        <w:rPr>
          <w:i/>
          <w:sz w:val="24"/>
          <w:szCs w:val="24"/>
        </w:rPr>
        <w:sym w:font="Symbol" w:char="F066"/>
      </w:r>
      <w:r w:rsidR="00CA68BE">
        <w:rPr>
          <w:i/>
          <w:sz w:val="24"/>
          <w:szCs w:val="24"/>
        </w:rPr>
        <w:t xml:space="preserve"> </w:t>
      </w:r>
      <w:r w:rsidR="00CA68BE">
        <w:rPr>
          <w:sz w:val="24"/>
          <w:szCs w:val="24"/>
        </w:rPr>
        <w:t>found</w:t>
      </w:r>
      <w:r>
        <w:rPr>
          <w:sz w:val="24"/>
          <w:szCs w:val="24"/>
        </w:rPr>
        <w:t xml:space="preserve"> a main effect of age group, </w:t>
      </w:r>
      <w:r>
        <w:rPr>
          <w:i/>
          <w:iCs/>
          <w:sz w:val="24"/>
          <w:szCs w:val="24"/>
        </w:rPr>
        <w:t>F</w:t>
      </w:r>
      <w:r>
        <w:rPr>
          <w:sz w:val="24"/>
          <w:szCs w:val="24"/>
        </w:rPr>
        <w:t xml:space="preserve">(1,212)=82.11, </w:t>
      </w:r>
      <w:r>
        <w:rPr>
          <w:i/>
          <w:iCs/>
          <w:sz w:val="24"/>
          <w:szCs w:val="24"/>
        </w:rPr>
        <w:t>p</w:t>
      </w:r>
      <w:r>
        <w:rPr>
          <w:sz w:val="24"/>
          <w:szCs w:val="24"/>
        </w:rPr>
        <w:t>&lt;0.001, partial</w:t>
      </w:r>
      <w:r w:rsidR="00CF6D83">
        <w:rPr>
          <w:sz w:val="24"/>
          <w:szCs w:val="24"/>
        </w:rPr>
        <w:t>-</w:t>
      </w:r>
      <w:r w:rsidRPr="00576389">
        <w:rPr>
          <w:i/>
          <w:sz w:val="24"/>
          <w:szCs w:val="24"/>
        </w:rPr>
        <w:sym w:font="Symbol" w:char="F068"/>
      </w:r>
      <w:r w:rsidRPr="00576389">
        <w:rPr>
          <w:i/>
          <w:sz w:val="24"/>
          <w:szCs w:val="24"/>
          <w:vertAlign w:val="superscript"/>
        </w:rPr>
        <w:t>2</w:t>
      </w:r>
      <w:r>
        <w:rPr>
          <w:iCs/>
          <w:sz w:val="24"/>
          <w:szCs w:val="24"/>
        </w:rPr>
        <w:t>=0.</w:t>
      </w:r>
      <w:r w:rsidR="006E0F05">
        <w:rPr>
          <w:iCs/>
          <w:sz w:val="24"/>
          <w:szCs w:val="24"/>
        </w:rPr>
        <w:t>28</w:t>
      </w:r>
      <w:r>
        <w:rPr>
          <w:iCs/>
          <w:sz w:val="24"/>
          <w:szCs w:val="24"/>
        </w:rPr>
        <w:t>,</w:t>
      </w:r>
      <w:r>
        <w:rPr>
          <w:sz w:val="24"/>
          <w:szCs w:val="24"/>
        </w:rPr>
        <w:t xml:space="preserve"> a main effect of condition, </w:t>
      </w:r>
      <w:r>
        <w:rPr>
          <w:i/>
          <w:iCs/>
          <w:sz w:val="24"/>
          <w:szCs w:val="24"/>
        </w:rPr>
        <w:t>F</w:t>
      </w:r>
      <w:r>
        <w:rPr>
          <w:sz w:val="24"/>
          <w:szCs w:val="24"/>
        </w:rPr>
        <w:t xml:space="preserve">(2,212)=9.61, </w:t>
      </w:r>
      <w:r>
        <w:rPr>
          <w:i/>
          <w:iCs/>
          <w:sz w:val="24"/>
          <w:szCs w:val="24"/>
        </w:rPr>
        <w:t>p</w:t>
      </w:r>
      <w:r>
        <w:rPr>
          <w:sz w:val="24"/>
          <w:szCs w:val="24"/>
        </w:rPr>
        <w:t>&lt;0.001, partial</w:t>
      </w:r>
      <w:r w:rsidR="00CF6D83">
        <w:rPr>
          <w:sz w:val="24"/>
          <w:szCs w:val="24"/>
        </w:rPr>
        <w:t>-</w:t>
      </w:r>
      <w:r w:rsidRPr="00576389">
        <w:rPr>
          <w:i/>
          <w:sz w:val="24"/>
          <w:szCs w:val="24"/>
        </w:rPr>
        <w:sym w:font="Symbol" w:char="F068"/>
      </w:r>
      <w:r w:rsidRPr="00576389">
        <w:rPr>
          <w:i/>
          <w:sz w:val="24"/>
          <w:szCs w:val="24"/>
          <w:vertAlign w:val="superscript"/>
        </w:rPr>
        <w:t>2</w:t>
      </w:r>
      <w:r>
        <w:rPr>
          <w:iCs/>
          <w:sz w:val="24"/>
          <w:szCs w:val="24"/>
        </w:rPr>
        <w:t>=0.</w:t>
      </w:r>
      <w:r w:rsidR="006E0F05">
        <w:rPr>
          <w:iCs/>
          <w:sz w:val="24"/>
          <w:szCs w:val="24"/>
        </w:rPr>
        <w:t>08</w:t>
      </w:r>
      <w:r>
        <w:rPr>
          <w:iCs/>
          <w:sz w:val="24"/>
          <w:szCs w:val="24"/>
        </w:rPr>
        <w:t>,</w:t>
      </w:r>
      <w:r>
        <w:rPr>
          <w:sz w:val="24"/>
          <w:szCs w:val="24"/>
        </w:rPr>
        <w:t xml:space="preserve"> and a significant interaction, </w:t>
      </w:r>
      <w:r>
        <w:rPr>
          <w:i/>
          <w:iCs/>
          <w:sz w:val="24"/>
          <w:szCs w:val="24"/>
        </w:rPr>
        <w:t>F</w:t>
      </w:r>
      <w:r>
        <w:rPr>
          <w:sz w:val="24"/>
          <w:szCs w:val="24"/>
        </w:rPr>
        <w:t xml:space="preserve">(2,212)=6.92, </w:t>
      </w:r>
      <w:r>
        <w:rPr>
          <w:i/>
          <w:iCs/>
          <w:sz w:val="24"/>
          <w:szCs w:val="24"/>
        </w:rPr>
        <w:t>p</w:t>
      </w:r>
      <w:r>
        <w:rPr>
          <w:sz w:val="24"/>
          <w:szCs w:val="24"/>
        </w:rPr>
        <w:t>=0.001, partial</w:t>
      </w:r>
      <w:r w:rsidR="00CF6D83">
        <w:rPr>
          <w:sz w:val="24"/>
          <w:szCs w:val="24"/>
        </w:rPr>
        <w:t>-</w:t>
      </w:r>
      <w:r w:rsidRPr="00576389">
        <w:rPr>
          <w:i/>
          <w:sz w:val="24"/>
          <w:szCs w:val="24"/>
        </w:rPr>
        <w:sym w:font="Symbol" w:char="F068"/>
      </w:r>
      <w:r w:rsidRPr="00576389">
        <w:rPr>
          <w:i/>
          <w:sz w:val="24"/>
          <w:szCs w:val="24"/>
          <w:vertAlign w:val="superscript"/>
        </w:rPr>
        <w:t>2</w:t>
      </w:r>
      <w:r>
        <w:rPr>
          <w:iCs/>
          <w:sz w:val="24"/>
          <w:szCs w:val="24"/>
        </w:rPr>
        <w:t>=0.</w:t>
      </w:r>
      <w:r w:rsidR="006E0F05">
        <w:rPr>
          <w:iCs/>
          <w:sz w:val="24"/>
          <w:szCs w:val="24"/>
        </w:rPr>
        <w:t>06</w:t>
      </w:r>
      <w:r>
        <w:rPr>
          <w:sz w:val="24"/>
          <w:szCs w:val="24"/>
        </w:rPr>
        <w:t>.</w:t>
      </w:r>
      <w:r w:rsidR="006E0F05">
        <w:rPr>
          <w:sz w:val="24"/>
          <w:szCs w:val="24"/>
        </w:rPr>
        <w:t xml:space="preserve"> </w:t>
      </w:r>
      <w:ins w:id="317" w:author="Nate Blanco" w:date="2019-09-16T03:54:00Z">
        <w:r w:rsidR="007C29E5">
          <w:rPr>
            <w:sz w:val="24"/>
            <w:szCs w:val="24"/>
          </w:rPr>
          <w:t>F</w:t>
        </w:r>
      </w:ins>
      <w:del w:id="318" w:author="Nate Blanco" w:date="2019-09-16T03:54:00Z">
        <w:r w:rsidR="003372BA" w:rsidDel="007C29E5">
          <w:rPr>
            <w:sz w:val="24"/>
            <w:szCs w:val="24"/>
          </w:rPr>
          <w:delText>Specifically, f</w:delText>
        </w:r>
      </w:del>
      <w:r w:rsidR="006E0F05">
        <w:rPr>
          <w:sz w:val="24"/>
          <w:szCs w:val="24"/>
        </w:rPr>
        <w:t xml:space="preserve">or adults there was no effect of condition, </w:t>
      </w:r>
      <w:r w:rsidR="006E0F05">
        <w:rPr>
          <w:i/>
          <w:iCs/>
          <w:sz w:val="24"/>
          <w:szCs w:val="24"/>
        </w:rPr>
        <w:t>F</w:t>
      </w:r>
      <w:r w:rsidR="006E0F05">
        <w:rPr>
          <w:sz w:val="24"/>
          <w:szCs w:val="24"/>
        </w:rPr>
        <w:t xml:space="preserve">(2,105)=1.62, </w:t>
      </w:r>
      <w:r w:rsidR="006E0F05">
        <w:rPr>
          <w:i/>
          <w:iCs/>
          <w:sz w:val="24"/>
          <w:szCs w:val="24"/>
        </w:rPr>
        <w:t>p</w:t>
      </w:r>
      <w:r w:rsidR="006E0F05">
        <w:rPr>
          <w:sz w:val="24"/>
          <w:szCs w:val="24"/>
        </w:rPr>
        <w:t xml:space="preserve">=0.20, </w:t>
      </w:r>
      <w:r w:rsidR="006E0F05" w:rsidRPr="00576389">
        <w:rPr>
          <w:i/>
          <w:sz w:val="24"/>
          <w:szCs w:val="24"/>
        </w:rPr>
        <w:sym w:font="Symbol" w:char="F068"/>
      </w:r>
      <w:r w:rsidR="006E0F05" w:rsidRPr="00576389">
        <w:rPr>
          <w:i/>
          <w:sz w:val="24"/>
          <w:szCs w:val="24"/>
          <w:vertAlign w:val="superscript"/>
        </w:rPr>
        <w:t>2</w:t>
      </w:r>
      <w:r w:rsidR="006E0F05">
        <w:rPr>
          <w:iCs/>
          <w:sz w:val="24"/>
          <w:szCs w:val="24"/>
        </w:rPr>
        <w:t>=0.03</w:t>
      </w:r>
      <w:r w:rsidR="003372BA">
        <w:rPr>
          <w:iCs/>
          <w:sz w:val="24"/>
          <w:szCs w:val="24"/>
        </w:rPr>
        <w:t>, whereas f</w:t>
      </w:r>
      <w:r w:rsidR="006E0F05">
        <w:rPr>
          <w:iCs/>
          <w:sz w:val="24"/>
          <w:szCs w:val="24"/>
        </w:rPr>
        <w:t xml:space="preserve">or children, there was an effect of condition, </w:t>
      </w:r>
      <w:r w:rsidR="006E0F05">
        <w:rPr>
          <w:i/>
          <w:sz w:val="24"/>
          <w:szCs w:val="24"/>
        </w:rPr>
        <w:t>F</w:t>
      </w:r>
      <w:r w:rsidR="006E0F05">
        <w:rPr>
          <w:iCs/>
          <w:sz w:val="24"/>
          <w:szCs w:val="24"/>
        </w:rPr>
        <w:t xml:space="preserve">(2,107)=8.80, </w:t>
      </w:r>
      <w:r w:rsidR="006E0F05">
        <w:rPr>
          <w:i/>
          <w:sz w:val="24"/>
          <w:szCs w:val="24"/>
        </w:rPr>
        <w:t>p</w:t>
      </w:r>
      <w:r w:rsidR="006E0F05">
        <w:rPr>
          <w:iCs/>
          <w:sz w:val="24"/>
          <w:szCs w:val="24"/>
        </w:rPr>
        <w:t xml:space="preserve">&lt;0.001, </w:t>
      </w:r>
      <w:r w:rsidR="006E0F05" w:rsidRPr="00576389">
        <w:rPr>
          <w:i/>
          <w:sz w:val="24"/>
          <w:szCs w:val="24"/>
        </w:rPr>
        <w:sym w:font="Symbol" w:char="F068"/>
      </w:r>
      <w:r w:rsidR="006E0F05" w:rsidRPr="00576389">
        <w:rPr>
          <w:i/>
          <w:sz w:val="24"/>
          <w:szCs w:val="24"/>
          <w:vertAlign w:val="superscript"/>
        </w:rPr>
        <w:t>2</w:t>
      </w:r>
      <w:r w:rsidR="006E0F05">
        <w:rPr>
          <w:iCs/>
          <w:sz w:val="24"/>
          <w:szCs w:val="24"/>
        </w:rPr>
        <w:t xml:space="preserve">=0.14, such that </w:t>
      </w:r>
      <w:del w:id="319" w:author="Nate Blanco" w:date="2019-09-11T16:55:00Z">
        <w:r w:rsidR="006E0F05" w:rsidDel="002718FF">
          <w:rPr>
            <w:sz w:val="24"/>
            <w:szCs w:val="24"/>
          </w:rPr>
          <w:delText xml:space="preserve">best-fitting </w:delText>
        </w:r>
      </w:del>
      <w:r w:rsidR="006E0F05" w:rsidRPr="00576389">
        <w:rPr>
          <w:i/>
          <w:sz w:val="24"/>
          <w:szCs w:val="24"/>
        </w:rPr>
        <w:sym w:font="Symbol" w:char="F066"/>
      </w:r>
      <w:r w:rsidR="006E0F05">
        <w:rPr>
          <w:i/>
          <w:sz w:val="24"/>
          <w:szCs w:val="24"/>
        </w:rPr>
        <w:t xml:space="preserve"> </w:t>
      </w:r>
      <w:r w:rsidR="006E0F05">
        <w:rPr>
          <w:sz w:val="24"/>
          <w:szCs w:val="24"/>
        </w:rPr>
        <w:t xml:space="preserve">was higher for the Baseline condition compared to both the Congruent, </w:t>
      </w:r>
      <w:r w:rsidR="006E0F05">
        <w:rPr>
          <w:i/>
          <w:iCs/>
          <w:sz w:val="24"/>
          <w:szCs w:val="24"/>
        </w:rPr>
        <w:t>t</w:t>
      </w:r>
      <w:r w:rsidR="006E0F05">
        <w:rPr>
          <w:sz w:val="24"/>
          <w:szCs w:val="24"/>
        </w:rPr>
        <w:t xml:space="preserve">(71)=4.36, </w:t>
      </w:r>
      <w:r w:rsidR="006E0F05">
        <w:rPr>
          <w:i/>
          <w:iCs/>
          <w:sz w:val="24"/>
          <w:szCs w:val="24"/>
        </w:rPr>
        <w:t>p</w:t>
      </w:r>
      <w:r w:rsidR="006E0F05">
        <w:rPr>
          <w:sz w:val="24"/>
          <w:szCs w:val="24"/>
        </w:rPr>
        <w:t xml:space="preserve">&lt;0.001, </w:t>
      </w:r>
      <w:r w:rsidR="006E0F05">
        <w:rPr>
          <w:i/>
          <w:iCs/>
          <w:sz w:val="24"/>
          <w:szCs w:val="24"/>
        </w:rPr>
        <w:t>d</w:t>
      </w:r>
      <w:r w:rsidR="006E0F05">
        <w:rPr>
          <w:sz w:val="24"/>
          <w:szCs w:val="24"/>
        </w:rPr>
        <w:t>=</w:t>
      </w:r>
      <w:r w:rsidR="00CA68BE">
        <w:rPr>
          <w:sz w:val="24"/>
          <w:szCs w:val="24"/>
        </w:rPr>
        <w:t>1</w:t>
      </w:r>
      <w:r w:rsidR="006E0F05">
        <w:rPr>
          <w:sz w:val="24"/>
          <w:szCs w:val="24"/>
        </w:rPr>
        <w:t>.</w:t>
      </w:r>
      <w:r w:rsidR="00CA68BE">
        <w:rPr>
          <w:sz w:val="24"/>
          <w:szCs w:val="24"/>
        </w:rPr>
        <w:t>02</w:t>
      </w:r>
      <w:r w:rsidR="006E0F05">
        <w:rPr>
          <w:sz w:val="24"/>
          <w:szCs w:val="24"/>
        </w:rPr>
        <w:t>, and Competition condition</w:t>
      </w:r>
      <w:r w:rsidR="00ED70B0">
        <w:rPr>
          <w:sz w:val="24"/>
          <w:szCs w:val="24"/>
        </w:rPr>
        <w:t>s</w:t>
      </w:r>
      <w:r w:rsidR="006E0F05">
        <w:rPr>
          <w:sz w:val="24"/>
          <w:szCs w:val="24"/>
        </w:rPr>
        <w:t xml:space="preserve">, </w:t>
      </w:r>
      <w:r w:rsidR="006E0F05">
        <w:rPr>
          <w:i/>
          <w:iCs/>
          <w:sz w:val="24"/>
          <w:szCs w:val="24"/>
        </w:rPr>
        <w:t>t</w:t>
      </w:r>
      <w:r w:rsidR="00CA68BE">
        <w:rPr>
          <w:sz w:val="24"/>
          <w:szCs w:val="24"/>
        </w:rPr>
        <w:t xml:space="preserve">(71)=2.47, </w:t>
      </w:r>
      <w:r w:rsidR="00CA68BE">
        <w:rPr>
          <w:i/>
          <w:iCs/>
          <w:sz w:val="24"/>
          <w:szCs w:val="24"/>
        </w:rPr>
        <w:t>p</w:t>
      </w:r>
      <w:r w:rsidR="00CA68BE">
        <w:rPr>
          <w:sz w:val="24"/>
          <w:szCs w:val="24"/>
        </w:rPr>
        <w:t xml:space="preserve">=0.016, </w:t>
      </w:r>
      <w:r w:rsidR="00CA68BE">
        <w:rPr>
          <w:i/>
          <w:iCs/>
          <w:sz w:val="24"/>
          <w:szCs w:val="24"/>
        </w:rPr>
        <w:t>d</w:t>
      </w:r>
      <w:r w:rsidR="00CA68BE">
        <w:rPr>
          <w:sz w:val="24"/>
          <w:szCs w:val="24"/>
        </w:rPr>
        <w:t xml:space="preserve">=0.58. The Congruent and Competition conditions were not </w:t>
      </w:r>
      <w:r w:rsidR="00ED70B0">
        <w:rPr>
          <w:sz w:val="24"/>
          <w:szCs w:val="24"/>
        </w:rPr>
        <w:t>significantly different</w:t>
      </w:r>
      <w:r w:rsidR="00CA68BE">
        <w:rPr>
          <w:sz w:val="24"/>
          <w:szCs w:val="24"/>
        </w:rPr>
        <w:t xml:space="preserve">, </w:t>
      </w:r>
      <w:proofErr w:type="gramStart"/>
      <w:r w:rsidR="00CA68BE">
        <w:rPr>
          <w:i/>
          <w:iCs/>
          <w:sz w:val="24"/>
          <w:szCs w:val="24"/>
        </w:rPr>
        <w:t>t</w:t>
      </w:r>
      <w:r w:rsidR="00CA68BE">
        <w:rPr>
          <w:sz w:val="24"/>
          <w:szCs w:val="24"/>
        </w:rPr>
        <w:t>(</w:t>
      </w:r>
      <w:proofErr w:type="gramEnd"/>
      <w:r w:rsidR="00CA68BE">
        <w:rPr>
          <w:sz w:val="24"/>
          <w:szCs w:val="24"/>
        </w:rPr>
        <w:t xml:space="preserve">72)=1.56, </w:t>
      </w:r>
      <w:r w:rsidR="00CA68BE">
        <w:rPr>
          <w:i/>
          <w:iCs/>
          <w:sz w:val="24"/>
          <w:szCs w:val="24"/>
        </w:rPr>
        <w:t>p</w:t>
      </w:r>
      <w:r w:rsidR="00CA68BE">
        <w:rPr>
          <w:sz w:val="24"/>
          <w:szCs w:val="24"/>
        </w:rPr>
        <w:t xml:space="preserve">=0.123, </w:t>
      </w:r>
      <w:r w:rsidR="00CA68BE">
        <w:rPr>
          <w:i/>
          <w:iCs/>
          <w:sz w:val="24"/>
          <w:szCs w:val="24"/>
        </w:rPr>
        <w:t>d</w:t>
      </w:r>
      <w:r w:rsidR="00CA68BE">
        <w:rPr>
          <w:sz w:val="24"/>
          <w:szCs w:val="24"/>
        </w:rPr>
        <w:t>=0.36.</w:t>
      </w:r>
      <w:r w:rsidR="00B132A8">
        <w:rPr>
          <w:sz w:val="24"/>
          <w:szCs w:val="24"/>
        </w:rPr>
        <w:t xml:space="preserve"> </w:t>
      </w:r>
      <w:r w:rsidR="00B132A8" w:rsidRPr="00576389">
        <w:rPr>
          <w:sz w:val="24"/>
          <w:szCs w:val="24"/>
        </w:rPr>
        <w:t>The high value</w:t>
      </w:r>
      <w:r w:rsidR="00B132A8">
        <w:rPr>
          <w:sz w:val="24"/>
          <w:szCs w:val="24"/>
        </w:rPr>
        <w:t>s</w:t>
      </w:r>
      <w:r w:rsidR="00B132A8" w:rsidRPr="00576389">
        <w:rPr>
          <w:sz w:val="24"/>
          <w:szCs w:val="24"/>
        </w:rPr>
        <w:t xml:space="preserve"> of </w:t>
      </w:r>
      <w:r w:rsidR="00B132A8" w:rsidRPr="00576389">
        <w:rPr>
          <w:i/>
          <w:sz w:val="24"/>
          <w:szCs w:val="24"/>
        </w:rPr>
        <w:sym w:font="Symbol" w:char="F066"/>
      </w:r>
      <w:r w:rsidR="00B132A8" w:rsidRPr="00576389">
        <w:rPr>
          <w:i/>
          <w:sz w:val="24"/>
          <w:szCs w:val="24"/>
        </w:rPr>
        <w:t xml:space="preserve"> </w:t>
      </w:r>
      <w:r w:rsidR="00B132A8">
        <w:rPr>
          <w:sz w:val="24"/>
          <w:szCs w:val="24"/>
        </w:rPr>
        <w:t>in the Baseline condition and substantially lower values in</w:t>
      </w:r>
      <w:del w:id="320" w:author="Nate Blanco" w:date="2019-09-16T03:55:00Z">
        <w:r w:rsidR="00B132A8" w:rsidDel="00C21C11">
          <w:rPr>
            <w:sz w:val="24"/>
            <w:szCs w:val="24"/>
          </w:rPr>
          <w:delText xml:space="preserve"> both</w:delText>
        </w:r>
      </w:del>
      <w:r w:rsidR="00B132A8">
        <w:rPr>
          <w:sz w:val="24"/>
          <w:szCs w:val="24"/>
        </w:rPr>
        <w:t xml:space="preserve"> the </w:t>
      </w:r>
      <w:del w:id="321" w:author="Nate Blanco" w:date="2019-09-11T16:56:00Z">
        <w:r w:rsidR="00B132A8" w:rsidDel="002718FF">
          <w:rPr>
            <w:sz w:val="24"/>
            <w:szCs w:val="24"/>
          </w:rPr>
          <w:delText>Congruent and C</w:delText>
        </w:r>
        <w:r w:rsidR="00B132A8" w:rsidRPr="00576389" w:rsidDel="002718FF">
          <w:rPr>
            <w:sz w:val="24"/>
            <w:szCs w:val="24"/>
          </w:rPr>
          <w:delText>omp</w:delText>
        </w:r>
        <w:r w:rsidR="00B132A8" w:rsidDel="002718FF">
          <w:rPr>
            <w:sz w:val="24"/>
            <w:szCs w:val="24"/>
          </w:rPr>
          <w:delText>etition</w:delText>
        </w:r>
      </w:del>
      <w:ins w:id="322" w:author="Nate Blanco" w:date="2019-09-11T16:56:00Z">
        <w:r w:rsidR="002718FF">
          <w:rPr>
            <w:sz w:val="24"/>
            <w:szCs w:val="24"/>
          </w:rPr>
          <w:t>other</w:t>
        </w:r>
      </w:ins>
      <w:r w:rsidR="00B132A8">
        <w:rPr>
          <w:sz w:val="24"/>
          <w:szCs w:val="24"/>
        </w:rPr>
        <w:t xml:space="preserve"> conditions suggest</w:t>
      </w:r>
      <w:r w:rsidR="00B132A8" w:rsidRPr="00576389">
        <w:rPr>
          <w:sz w:val="24"/>
          <w:szCs w:val="24"/>
        </w:rPr>
        <w:t xml:space="preserve"> </w:t>
      </w:r>
      <w:r w:rsidR="00B132A8">
        <w:rPr>
          <w:sz w:val="24"/>
          <w:szCs w:val="24"/>
        </w:rPr>
        <w:t>that</w:t>
      </w:r>
      <w:r w:rsidR="00B132A8" w:rsidRPr="00576389">
        <w:rPr>
          <w:sz w:val="24"/>
          <w:szCs w:val="24"/>
        </w:rPr>
        <w:t xml:space="preserve"> </w:t>
      </w:r>
      <w:r w:rsidR="00B132A8">
        <w:rPr>
          <w:sz w:val="24"/>
          <w:szCs w:val="24"/>
        </w:rPr>
        <w:t xml:space="preserve">the salience manipulation dramatically decreased systematic </w:t>
      </w:r>
      <w:r w:rsidR="00313D93">
        <w:rPr>
          <w:sz w:val="24"/>
          <w:szCs w:val="24"/>
        </w:rPr>
        <w:t xml:space="preserve">(non-random) </w:t>
      </w:r>
      <w:r w:rsidR="00B132A8">
        <w:rPr>
          <w:sz w:val="24"/>
          <w:szCs w:val="24"/>
        </w:rPr>
        <w:t xml:space="preserve">exploration in </w:t>
      </w:r>
      <w:r w:rsidR="003D4DBF">
        <w:rPr>
          <w:sz w:val="24"/>
          <w:szCs w:val="24"/>
        </w:rPr>
        <w:t xml:space="preserve">in these conditions </w:t>
      </w:r>
      <w:r w:rsidR="00B132A8">
        <w:rPr>
          <w:sz w:val="24"/>
          <w:szCs w:val="24"/>
        </w:rPr>
        <w:t xml:space="preserve">compared to </w:t>
      </w:r>
      <w:del w:id="323" w:author="Nate Blanco" w:date="2019-09-11T16:56:00Z">
        <w:r w:rsidR="00B132A8" w:rsidDel="002718FF">
          <w:rPr>
            <w:sz w:val="24"/>
            <w:szCs w:val="24"/>
          </w:rPr>
          <w:delText xml:space="preserve">the </w:delText>
        </w:r>
      </w:del>
      <w:r w:rsidR="00B132A8">
        <w:rPr>
          <w:sz w:val="24"/>
          <w:szCs w:val="24"/>
        </w:rPr>
        <w:t>Baseline.</w:t>
      </w:r>
    </w:p>
    <w:p w14:paraId="1D7B4A72" w14:textId="2CFD157D" w:rsidR="00B12071" w:rsidRPr="005C36A9" w:rsidRDefault="00CA68BE" w:rsidP="00B12071">
      <w:pPr>
        <w:spacing w:line="480" w:lineRule="auto"/>
        <w:ind w:firstLine="0"/>
        <w:jc w:val="left"/>
        <w:rPr>
          <w:i/>
          <w:sz w:val="24"/>
          <w:szCs w:val="24"/>
        </w:rPr>
      </w:pPr>
      <w:r>
        <w:rPr>
          <w:sz w:val="24"/>
          <w:szCs w:val="24"/>
        </w:rPr>
        <w:tab/>
        <w:t xml:space="preserve">A 3x2 (age </w:t>
      </w:r>
      <w:del w:id="324" w:author="Nate Blanco" w:date="2019-09-11T16:56:00Z">
        <w:r w:rsidDel="00A60B0A">
          <w:rPr>
            <w:sz w:val="24"/>
            <w:szCs w:val="24"/>
          </w:rPr>
          <w:delText xml:space="preserve">group </w:delText>
        </w:r>
      </w:del>
      <w:r>
        <w:rPr>
          <w:sz w:val="24"/>
          <w:szCs w:val="24"/>
        </w:rPr>
        <w:t xml:space="preserve">by condition) ANOVA on best-fitting </w:t>
      </w:r>
      <w:r w:rsidRPr="00576389">
        <w:rPr>
          <w:i/>
          <w:sz w:val="24"/>
          <w:szCs w:val="24"/>
        </w:rPr>
        <w:sym w:font="Symbol" w:char="F062"/>
      </w:r>
      <w:r>
        <w:rPr>
          <w:i/>
          <w:sz w:val="24"/>
          <w:szCs w:val="24"/>
        </w:rPr>
        <w:t xml:space="preserve"> </w:t>
      </w:r>
      <w:r>
        <w:rPr>
          <w:iCs/>
          <w:sz w:val="24"/>
          <w:szCs w:val="24"/>
        </w:rPr>
        <w:t>(</w:t>
      </w:r>
      <w:r w:rsidR="00ED70B0">
        <w:rPr>
          <w:iCs/>
          <w:sz w:val="24"/>
          <w:szCs w:val="24"/>
        </w:rPr>
        <w:t>Figure 5</w:t>
      </w:r>
      <w:r>
        <w:rPr>
          <w:iCs/>
          <w:sz w:val="24"/>
          <w:szCs w:val="24"/>
        </w:rPr>
        <w:t xml:space="preserve">) found no main effect of group, </w:t>
      </w:r>
      <w:r>
        <w:rPr>
          <w:i/>
          <w:sz w:val="24"/>
          <w:szCs w:val="24"/>
        </w:rPr>
        <w:t>F</w:t>
      </w:r>
      <w:r>
        <w:rPr>
          <w:iCs/>
          <w:sz w:val="24"/>
          <w:szCs w:val="24"/>
        </w:rPr>
        <w:t>(1,212)=0.14</w:t>
      </w:r>
      <w:r w:rsidR="000A33E3">
        <w:rPr>
          <w:iCs/>
          <w:sz w:val="24"/>
          <w:szCs w:val="24"/>
        </w:rPr>
        <w:t xml:space="preserve">, </w:t>
      </w:r>
      <w:r w:rsidR="000A33E3">
        <w:rPr>
          <w:i/>
          <w:sz w:val="24"/>
          <w:szCs w:val="24"/>
        </w:rPr>
        <w:t>p</w:t>
      </w:r>
      <w:r w:rsidR="000A33E3">
        <w:rPr>
          <w:iCs/>
          <w:sz w:val="24"/>
          <w:szCs w:val="24"/>
        </w:rPr>
        <w:t xml:space="preserve">=0.708, </w:t>
      </w:r>
      <w:r w:rsidR="000A33E3">
        <w:rPr>
          <w:sz w:val="24"/>
          <w:szCs w:val="24"/>
        </w:rPr>
        <w:t>partial</w:t>
      </w:r>
      <w:r w:rsidR="00CF6D83">
        <w:rPr>
          <w:sz w:val="24"/>
          <w:szCs w:val="24"/>
        </w:rPr>
        <w:t>-</w:t>
      </w:r>
      <w:r w:rsidR="000A33E3" w:rsidRPr="00576389">
        <w:rPr>
          <w:i/>
          <w:sz w:val="24"/>
          <w:szCs w:val="24"/>
        </w:rPr>
        <w:sym w:font="Symbol" w:char="F068"/>
      </w:r>
      <w:r w:rsidR="000A33E3">
        <w:rPr>
          <w:i/>
          <w:sz w:val="24"/>
          <w:szCs w:val="24"/>
          <w:vertAlign w:val="superscript"/>
        </w:rPr>
        <w:t>2</w:t>
      </w:r>
      <w:r w:rsidR="000A33E3">
        <w:rPr>
          <w:i/>
          <w:sz w:val="24"/>
          <w:szCs w:val="24"/>
        </w:rPr>
        <w:t>&lt;</w:t>
      </w:r>
      <w:r w:rsidR="000A33E3">
        <w:rPr>
          <w:iCs/>
          <w:sz w:val="24"/>
          <w:szCs w:val="24"/>
        </w:rPr>
        <w:t xml:space="preserve">0.001, no effect of condition, </w:t>
      </w:r>
      <w:r w:rsidR="000A33E3">
        <w:rPr>
          <w:i/>
          <w:sz w:val="24"/>
          <w:szCs w:val="24"/>
        </w:rPr>
        <w:t>F</w:t>
      </w:r>
      <w:r w:rsidR="000A33E3">
        <w:rPr>
          <w:iCs/>
          <w:sz w:val="24"/>
          <w:szCs w:val="24"/>
        </w:rPr>
        <w:t xml:space="preserve">(2,212)=1.57, </w:t>
      </w:r>
      <w:r w:rsidR="000A33E3">
        <w:rPr>
          <w:i/>
          <w:sz w:val="24"/>
          <w:szCs w:val="24"/>
        </w:rPr>
        <w:t>p</w:t>
      </w:r>
      <w:r w:rsidR="000A33E3">
        <w:rPr>
          <w:iCs/>
          <w:sz w:val="24"/>
          <w:szCs w:val="24"/>
        </w:rPr>
        <w:t xml:space="preserve">=0.211, </w:t>
      </w:r>
      <w:r w:rsidR="000A33E3">
        <w:rPr>
          <w:sz w:val="24"/>
          <w:szCs w:val="24"/>
        </w:rPr>
        <w:t>partial</w:t>
      </w:r>
      <w:r w:rsidR="00CF6D83">
        <w:rPr>
          <w:sz w:val="24"/>
          <w:szCs w:val="24"/>
        </w:rPr>
        <w:t>-</w:t>
      </w:r>
      <w:r w:rsidR="000A33E3" w:rsidRPr="00576389">
        <w:rPr>
          <w:i/>
          <w:sz w:val="24"/>
          <w:szCs w:val="24"/>
        </w:rPr>
        <w:sym w:font="Symbol" w:char="F068"/>
      </w:r>
      <w:r w:rsidR="000A33E3">
        <w:rPr>
          <w:i/>
          <w:sz w:val="24"/>
          <w:szCs w:val="24"/>
          <w:vertAlign w:val="superscript"/>
        </w:rPr>
        <w:t>2</w:t>
      </w:r>
      <w:r w:rsidR="000A33E3">
        <w:rPr>
          <w:i/>
          <w:sz w:val="24"/>
          <w:szCs w:val="24"/>
        </w:rPr>
        <w:t>=</w:t>
      </w:r>
      <w:r w:rsidR="000A33E3">
        <w:rPr>
          <w:iCs/>
          <w:sz w:val="24"/>
          <w:szCs w:val="24"/>
        </w:rPr>
        <w:t xml:space="preserve">0.015, and no interaction, </w:t>
      </w:r>
      <w:r w:rsidR="000A33E3">
        <w:rPr>
          <w:i/>
          <w:sz w:val="24"/>
          <w:szCs w:val="24"/>
        </w:rPr>
        <w:t>F</w:t>
      </w:r>
      <w:r w:rsidR="000A33E3">
        <w:rPr>
          <w:iCs/>
          <w:sz w:val="24"/>
          <w:szCs w:val="24"/>
        </w:rPr>
        <w:t xml:space="preserve">(2,212)=0.38, </w:t>
      </w:r>
      <w:r w:rsidR="000A33E3">
        <w:rPr>
          <w:i/>
          <w:sz w:val="24"/>
          <w:szCs w:val="24"/>
        </w:rPr>
        <w:t>p=</w:t>
      </w:r>
      <w:r w:rsidR="000A33E3">
        <w:rPr>
          <w:iCs/>
          <w:sz w:val="24"/>
          <w:szCs w:val="24"/>
        </w:rPr>
        <w:t xml:space="preserve">0.688, </w:t>
      </w:r>
      <w:r w:rsidR="000A33E3">
        <w:rPr>
          <w:sz w:val="24"/>
          <w:szCs w:val="24"/>
        </w:rPr>
        <w:t>partial</w:t>
      </w:r>
      <w:r w:rsidR="00CF6D83">
        <w:rPr>
          <w:sz w:val="24"/>
          <w:szCs w:val="24"/>
        </w:rPr>
        <w:t>-</w:t>
      </w:r>
      <w:r w:rsidR="000A33E3" w:rsidRPr="00576389">
        <w:rPr>
          <w:i/>
          <w:sz w:val="24"/>
          <w:szCs w:val="24"/>
        </w:rPr>
        <w:sym w:font="Symbol" w:char="F068"/>
      </w:r>
      <w:r w:rsidR="000A33E3">
        <w:rPr>
          <w:i/>
          <w:sz w:val="24"/>
          <w:szCs w:val="24"/>
          <w:vertAlign w:val="superscript"/>
        </w:rPr>
        <w:t>2</w:t>
      </w:r>
      <w:r w:rsidR="000A33E3">
        <w:rPr>
          <w:i/>
          <w:sz w:val="24"/>
          <w:szCs w:val="24"/>
        </w:rPr>
        <w:t>=</w:t>
      </w:r>
      <w:r w:rsidR="000A33E3">
        <w:rPr>
          <w:iCs/>
          <w:sz w:val="24"/>
          <w:szCs w:val="24"/>
        </w:rPr>
        <w:t>0.003.</w:t>
      </w:r>
    </w:p>
    <w:p w14:paraId="1DE3BC20" w14:textId="77777777" w:rsidR="00576389" w:rsidRDefault="00576389" w:rsidP="005C36A9">
      <w:pPr>
        <w:spacing w:line="480" w:lineRule="auto"/>
        <w:ind w:firstLine="0"/>
        <w:jc w:val="left"/>
        <w:rPr>
          <w:sz w:val="24"/>
          <w:szCs w:val="24"/>
        </w:rPr>
      </w:pPr>
      <w:r w:rsidRPr="00576389">
        <w:rPr>
          <w:sz w:val="24"/>
          <w:szCs w:val="24"/>
        </w:rPr>
        <w:t xml:space="preserve"> </w:t>
      </w:r>
    </w:p>
    <w:p w14:paraId="44B4E0C1" w14:textId="77777777" w:rsidR="00465E60" w:rsidRDefault="00465E60" w:rsidP="008F3EF6">
      <w:pPr>
        <w:spacing w:line="480" w:lineRule="auto"/>
        <w:ind w:firstLine="720"/>
        <w:jc w:val="left"/>
        <w:rPr>
          <w:sz w:val="24"/>
          <w:szCs w:val="24"/>
        </w:rPr>
      </w:pPr>
    </w:p>
    <w:p w14:paraId="6A1F30BD" w14:textId="77777777" w:rsidR="00465E60" w:rsidRPr="00262B49" w:rsidRDefault="00E413B6" w:rsidP="00465E60">
      <w:pPr>
        <w:spacing w:line="480" w:lineRule="auto"/>
        <w:ind w:firstLine="0"/>
        <w:jc w:val="left"/>
        <w:rPr>
          <w:sz w:val="24"/>
          <w:szCs w:val="24"/>
        </w:rPr>
      </w:pPr>
      <w:r>
        <w:rPr>
          <w:noProof/>
          <w:sz w:val="24"/>
          <w:szCs w:val="24"/>
        </w:rPr>
        <w:lastRenderedPageBreak/>
        <w:drawing>
          <wp:inline distT="0" distB="0" distL="0" distR="0" wp14:anchorId="74E7929A" wp14:editId="72F00F29">
            <wp:extent cx="4818185" cy="4215912"/>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hi final.png"/>
                    <pic:cNvPicPr/>
                  </pic:nvPicPr>
                  <pic:blipFill>
                    <a:blip r:embed="rId12">
                      <a:extLst>
                        <a:ext uri="{28A0092B-C50C-407E-A947-70E740481C1C}">
                          <a14:useLocalDpi xmlns:a14="http://schemas.microsoft.com/office/drawing/2010/main" val="0"/>
                        </a:ext>
                      </a:extLst>
                    </a:blip>
                    <a:stretch>
                      <a:fillRect/>
                    </a:stretch>
                  </pic:blipFill>
                  <pic:spPr>
                    <a:xfrm>
                      <a:off x="0" y="0"/>
                      <a:ext cx="4823374" cy="4220453"/>
                    </a:xfrm>
                    <a:prstGeom prst="rect">
                      <a:avLst/>
                    </a:prstGeom>
                  </pic:spPr>
                </pic:pic>
              </a:graphicData>
            </a:graphic>
          </wp:inline>
        </w:drawing>
      </w:r>
    </w:p>
    <w:p w14:paraId="499DC0B0" w14:textId="77777777" w:rsidR="00966AC9" w:rsidRPr="001B4DD3" w:rsidRDefault="00465E60" w:rsidP="00DE3568">
      <w:pPr>
        <w:spacing w:line="480" w:lineRule="auto"/>
        <w:ind w:firstLine="0"/>
        <w:jc w:val="left"/>
        <w:rPr>
          <w:iCs/>
          <w:sz w:val="22"/>
          <w:szCs w:val="22"/>
        </w:rPr>
      </w:pPr>
      <w:r w:rsidRPr="00F75439">
        <w:rPr>
          <w:sz w:val="22"/>
          <w:szCs w:val="22"/>
        </w:rPr>
        <w:t xml:space="preserve">Figure 4: Best-fitting </w:t>
      </w:r>
      <w:r w:rsidRPr="00F75439">
        <w:rPr>
          <w:i/>
          <w:sz w:val="22"/>
          <w:szCs w:val="22"/>
        </w:rPr>
        <w:sym w:font="Symbol" w:char="F066"/>
      </w:r>
      <w:r w:rsidRPr="00F75439">
        <w:rPr>
          <w:i/>
          <w:sz w:val="22"/>
          <w:szCs w:val="22"/>
        </w:rPr>
        <w:t xml:space="preserve"> </w:t>
      </w:r>
      <w:r w:rsidRPr="00F75439">
        <w:rPr>
          <w:sz w:val="22"/>
          <w:szCs w:val="22"/>
        </w:rPr>
        <w:t xml:space="preserve">parameter. Histograms of the best-fitting </w:t>
      </w:r>
      <w:r w:rsidRPr="00F75439">
        <w:rPr>
          <w:i/>
          <w:sz w:val="22"/>
          <w:szCs w:val="22"/>
        </w:rPr>
        <w:sym w:font="Symbol" w:char="F066"/>
      </w:r>
      <w:r w:rsidRPr="00F75439">
        <w:rPr>
          <w:i/>
          <w:sz w:val="22"/>
          <w:szCs w:val="22"/>
        </w:rPr>
        <w:t xml:space="preserve"> </w:t>
      </w:r>
      <w:r w:rsidRPr="00F75439">
        <w:rPr>
          <w:sz w:val="22"/>
          <w:szCs w:val="22"/>
        </w:rPr>
        <w:t>parameter for each group are presented. Both salience conditions ha</w:t>
      </w:r>
      <w:r w:rsidR="006A7699">
        <w:rPr>
          <w:sz w:val="22"/>
          <w:szCs w:val="22"/>
        </w:rPr>
        <w:t>d</w:t>
      </w:r>
      <w:r w:rsidRPr="00F75439">
        <w:rPr>
          <w:sz w:val="22"/>
          <w:szCs w:val="22"/>
        </w:rPr>
        <w:t xml:space="preserve"> a large proportion of </w:t>
      </w:r>
      <w:r w:rsidR="00966AC9">
        <w:rPr>
          <w:sz w:val="22"/>
          <w:szCs w:val="22"/>
        </w:rPr>
        <w:t>children</w:t>
      </w:r>
      <w:r w:rsidR="00966AC9" w:rsidRPr="00F75439">
        <w:rPr>
          <w:sz w:val="22"/>
          <w:szCs w:val="22"/>
        </w:rPr>
        <w:t xml:space="preserve"> </w:t>
      </w:r>
      <w:r w:rsidRPr="00F75439">
        <w:rPr>
          <w:sz w:val="22"/>
          <w:szCs w:val="22"/>
        </w:rPr>
        <w:t xml:space="preserve">with very low values of </w:t>
      </w:r>
      <w:r w:rsidRPr="00F75439">
        <w:rPr>
          <w:i/>
          <w:sz w:val="22"/>
          <w:szCs w:val="22"/>
        </w:rPr>
        <w:sym w:font="Symbol" w:char="F066"/>
      </w:r>
      <w:r w:rsidRPr="00F75439">
        <w:rPr>
          <w:sz w:val="22"/>
          <w:szCs w:val="22"/>
        </w:rPr>
        <w:t>, indicating little systematic exploration, while the Baseline condition ha</w:t>
      </w:r>
      <w:r w:rsidR="006A7699">
        <w:rPr>
          <w:sz w:val="22"/>
          <w:szCs w:val="22"/>
        </w:rPr>
        <w:t>d</w:t>
      </w:r>
      <w:r w:rsidRPr="00F75439">
        <w:rPr>
          <w:sz w:val="22"/>
          <w:szCs w:val="22"/>
        </w:rPr>
        <w:t xml:space="preserve"> a larger proportion of participants with high values of </w:t>
      </w:r>
      <w:r w:rsidRPr="00F75439">
        <w:rPr>
          <w:i/>
          <w:sz w:val="22"/>
          <w:szCs w:val="22"/>
        </w:rPr>
        <w:sym w:font="Symbol" w:char="F066"/>
      </w:r>
      <w:r w:rsidRPr="00F75439">
        <w:rPr>
          <w:sz w:val="22"/>
          <w:szCs w:val="22"/>
        </w:rPr>
        <w:t xml:space="preserve">, indicating higher levels of systematic exploration. </w:t>
      </w:r>
      <w:r w:rsidR="00AA45B6">
        <w:rPr>
          <w:sz w:val="22"/>
          <w:szCs w:val="22"/>
        </w:rPr>
        <w:t xml:space="preserve">Almost all adults had low </w:t>
      </w:r>
      <w:r w:rsidR="00AA45B6" w:rsidRPr="00F75439">
        <w:rPr>
          <w:i/>
          <w:sz w:val="22"/>
          <w:szCs w:val="22"/>
        </w:rPr>
        <w:sym w:font="Symbol" w:char="F066"/>
      </w:r>
      <w:r w:rsidR="00AA45B6">
        <w:rPr>
          <w:i/>
          <w:sz w:val="22"/>
          <w:szCs w:val="22"/>
        </w:rPr>
        <w:t xml:space="preserve">, </w:t>
      </w:r>
      <w:r w:rsidR="00AA45B6">
        <w:rPr>
          <w:iCs/>
          <w:sz w:val="22"/>
          <w:szCs w:val="22"/>
        </w:rPr>
        <w:t>indicating their choices were largely driven by reward value.</w:t>
      </w:r>
      <w:r w:rsidR="00966AC9">
        <w:rPr>
          <w:sz w:val="22"/>
          <w:szCs w:val="22"/>
        </w:rPr>
        <w:br w:type="page"/>
      </w:r>
    </w:p>
    <w:p w14:paraId="43F60DB5" w14:textId="77777777" w:rsidR="00F75439" w:rsidRDefault="00966AC9" w:rsidP="00F75439">
      <w:pPr>
        <w:spacing w:line="480" w:lineRule="auto"/>
        <w:ind w:firstLine="0"/>
        <w:jc w:val="left"/>
        <w:rPr>
          <w:sz w:val="24"/>
          <w:szCs w:val="24"/>
        </w:rPr>
      </w:pPr>
      <w:r>
        <w:rPr>
          <w:noProof/>
          <w:sz w:val="24"/>
          <w:szCs w:val="24"/>
        </w:rPr>
        <w:lastRenderedPageBreak/>
        <w:drawing>
          <wp:inline distT="0" distB="0" distL="0" distR="0" wp14:anchorId="7E82836A" wp14:editId="6FF86C85">
            <wp:extent cx="4780439" cy="441220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eta_fig.001.png"/>
                    <pic:cNvPicPr/>
                  </pic:nvPicPr>
                  <pic:blipFill>
                    <a:blip r:embed="rId13">
                      <a:extLst>
                        <a:ext uri="{28A0092B-C50C-407E-A947-70E740481C1C}">
                          <a14:useLocalDpi xmlns:a14="http://schemas.microsoft.com/office/drawing/2010/main" val="0"/>
                        </a:ext>
                      </a:extLst>
                    </a:blip>
                    <a:stretch>
                      <a:fillRect/>
                    </a:stretch>
                  </pic:blipFill>
                  <pic:spPr>
                    <a:xfrm>
                      <a:off x="0" y="0"/>
                      <a:ext cx="4788903" cy="4420014"/>
                    </a:xfrm>
                    <a:prstGeom prst="rect">
                      <a:avLst/>
                    </a:prstGeom>
                  </pic:spPr>
                </pic:pic>
              </a:graphicData>
            </a:graphic>
          </wp:inline>
        </w:drawing>
      </w:r>
    </w:p>
    <w:p w14:paraId="5178B690" w14:textId="77777777" w:rsidR="00465E60" w:rsidRPr="00A4659B" w:rsidRDefault="00966AC9" w:rsidP="00D81F12">
      <w:pPr>
        <w:spacing w:line="480" w:lineRule="auto"/>
        <w:ind w:firstLine="0"/>
        <w:jc w:val="left"/>
        <w:rPr>
          <w:sz w:val="22"/>
          <w:szCs w:val="22"/>
        </w:rPr>
      </w:pPr>
      <w:r w:rsidRPr="00A4659B">
        <w:rPr>
          <w:sz w:val="22"/>
          <w:szCs w:val="22"/>
        </w:rPr>
        <w:t xml:space="preserve">Figure 5: Best-fitting </w:t>
      </w:r>
      <w:r w:rsidRPr="00A4659B">
        <w:rPr>
          <w:i/>
          <w:sz w:val="22"/>
          <w:szCs w:val="22"/>
        </w:rPr>
        <w:sym w:font="Symbol" w:char="F062"/>
      </w:r>
      <w:r w:rsidRPr="00A4659B">
        <w:rPr>
          <w:i/>
          <w:sz w:val="22"/>
          <w:szCs w:val="22"/>
        </w:rPr>
        <w:t xml:space="preserve">  </w:t>
      </w:r>
      <w:r w:rsidRPr="00A4659B">
        <w:rPr>
          <w:iCs/>
          <w:sz w:val="22"/>
          <w:szCs w:val="22"/>
        </w:rPr>
        <w:t>parameter.</w:t>
      </w:r>
      <w:r w:rsidR="007758D5" w:rsidRPr="00A4659B">
        <w:rPr>
          <w:iCs/>
          <w:sz w:val="22"/>
          <w:szCs w:val="22"/>
        </w:rPr>
        <w:t xml:space="preserve"> </w:t>
      </w:r>
      <w:r w:rsidR="001B2316" w:rsidRPr="00A4659B">
        <w:rPr>
          <w:iCs/>
          <w:sz w:val="22"/>
          <w:szCs w:val="22"/>
        </w:rPr>
        <w:t xml:space="preserve">Histograms of the log of best-fitting </w:t>
      </w:r>
      <w:r w:rsidR="001B2316" w:rsidRPr="00A4659B">
        <w:rPr>
          <w:i/>
          <w:sz w:val="22"/>
          <w:szCs w:val="22"/>
        </w:rPr>
        <w:sym w:font="Symbol" w:char="F062"/>
      </w:r>
      <w:r w:rsidR="001B2316" w:rsidRPr="00A4659B">
        <w:rPr>
          <w:i/>
          <w:sz w:val="22"/>
          <w:szCs w:val="22"/>
        </w:rPr>
        <w:t xml:space="preserve">  </w:t>
      </w:r>
      <w:r w:rsidR="001B2316" w:rsidRPr="00A4659B">
        <w:rPr>
          <w:iCs/>
          <w:sz w:val="22"/>
          <w:szCs w:val="22"/>
        </w:rPr>
        <w:t xml:space="preserve">(which controls the rate of random exploration) are presented. </w:t>
      </w:r>
      <w:proofErr w:type="gramStart"/>
      <w:r w:rsidR="001B2316" w:rsidRPr="00A4659B">
        <w:rPr>
          <w:iCs/>
          <w:sz w:val="22"/>
          <w:szCs w:val="22"/>
        </w:rPr>
        <w:t>Log(</w:t>
      </w:r>
      <w:proofErr w:type="gramEnd"/>
      <w:r w:rsidR="001B2316" w:rsidRPr="00A4659B">
        <w:rPr>
          <w:i/>
          <w:sz w:val="22"/>
          <w:szCs w:val="22"/>
        </w:rPr>
        <w:sym w:font="Symbol" w:char="F062"/>
      </w:r>
      <w:r w:rsidR="001B2316" w:rsidRPr="00A4659B">
        <w:rPr>
          <w:iCs/>
          <w:sz w:val="22"/>
          <w:szCs w:val="22"/>
        </w:rPr>
        <w:t xml:space="preserve">) is presented rather than raw values because large outliers make graphing the raw values difficult. There were no significant age or group effect on best-fitting </w:t>
      </w:r>
      <w:r w:rsidR="001B2316" w:rsidRPr="00A4659B">
        <w:rPr>
          <w:i/>
          <w:sz w:val="22"/>
          <w:szCs w:val="22"/>
        </w:rPr>
        <w:sym w:font="Symbol" w:char="F062"/>
      </w:r>
      <w:r w:rsidR="001B2316" w:rsidRPr="00A4659B">
        <w:rPr>
          <w:i/>
          <w:sz w:val="22"/>
          <w:szCs w:val="22"/>
        </w:rPr>
        <w:t xml:space="preserve"> </w:t>
      </w:r>
      <w:r w:rsidR="001B2316" w:rsidRPr="00A4659B">
        <w:rPr>
          <w:iCs/>
          <w:sz w:val="22"/>
          <w:szCs w:val="22"/>
        </w:rPr>
        <w:t>value.</w:t>
      </w:r>
    </w:p>
    <w:p w14:paraId="1F009C0A" w14:textId="77777777" w:rsidR="00465E60" w:rsidRDefault="00465E60" w:rsidP="00172B0B">
      <w:pPr>
        <w:spacing w:line="480" w:lineRule="auto"/>
        <w:ind w:firstLine="0"/>
        <w:jc w:val="left"/>
        <w:rPr>
          <w:sz w:val="24"/>
          <w:szCs w:val="24"/>
        </w:rPr>
      </w:pPr>
    </w:p>
    <w:p w14:paraId="756EEA6B" w14:textId="77777777" w:rsidR="00576389" w:rsidRDefault="00262B49" w:rsidP="00576389">
      <w:pPr>
        <w:spacing w:line="480" w:lineRule="auto"/>
        <w:ind w:firstLine="0"/>
        <w:jc w:val="center"/>
        <w:rPr>
          <w:b/>
          <w:sz w:val="24"/>
          <w:szCs w:val="24"/>
        </w:rPr>
      </w:pPr>
      <w:r>
        <w:rPr>
          <w:b/>
          <w:sz w:val="24"/>
          <w:szCs w:val="24"/>
        </w:rPr>
        <w:t>Discussion</w:t>
      </w:r>
    </w:p>
    <w:p w14:paraId="3B241351" w14:textId="078BEE2F" w:rsidR="000710ED" w:rsidRDefault="00137702">
      <w:pPr>
        <w:spacing w:line="480" w:lineRule="auto"/>
        <w:ind w:firstLine="720"/>
        <w:jc w:val="left"/>
        <w:rPr>
          <w:sz w:val="24"/>
          <w:szCs w:val="24"/>
        </w:rPr>
      </w:pPr>
      <w:r>
        <w:rPr>
          <w:sz w:val="24"/>
          <w:szCs w:val="24"/>
        </w:rPr>
        <w:t>The goal of the current study was to examine</w:t>
      </w:r>
      <w:r w:rsidR="00CA71C1">
        <w:rPr>
          <w:sz w:val="24"/>
          <w:szCs w:val="24"/>
        </w:rPr>
        <w:t xml:space="preserve"> the</w:t>
      </w:r>
      <w:r>
        <w:rPr>
          <w:sz w:val="24"/>
          <w:szCs w:val="24"/>
        </w:rPr>
        <w:t xml:space="preserve"> link between</w:t>
      </w:r>
      <w:r w:rsidR="00664917">
        <w:rPr>
          <w:sz w:val="24"/>
          <w:szCs w:val="24"/>
        </w:rPr>
        <w:t xml:space="preserve"> children’s</w:t>
      </w:r>
      <w:r>
        <w:rPr>
          <w:sz w:val="24"/>
          <w:szCs w:val="24"/>
        </w:rPr>
        <w:t xml:space="preserve"> exploration and attention by manipulating attention and observing effects on </w:t>
      </w:r>
      <w:del w:id="325" w:author="Nate Blanco" w:date="2019-09-11T09:36:00Z">
        <w:r w:rsidR="00664917" w:rsidDel="008B7BA3">
          <w:rPr>
            <w:sz w:val="24"/>
            <w:szCs w:val="24"/>
          </w:rPr>
          <w:delText xml:space="preserve">children’s </w:delText>
        </w:r>
      </w:del>
      <w:ins w:id="326" w:author="Nate Blanco" w:date="2019-09-11T09:36:00Z">
        <w:r w:rsidR="008B7BA3">
          <w:rPr>
            <w:sz w:val="24"/>
            <w:szCs w:val="24"/>
          </w:rPr>
          <w:t xml:space="preserve">their </w:t>
        </w:r>
      </w:ins>
      <w:r w:rsidR="00664917">
        <w:rPr>
          <w:sz w:val="24"/>
          <w:szCs w:val="24"/>
        </w:rPr>
        <w:t>choice patterns</w:t>
      </w:r>
      <w:r>
        <w:rPr>
          <w:sz w:val="24"/>
          <w:szCs w:val="24"/>
        </w:rPr>
        <w:t>.</w:t>
      </w:r>
      <w:r w:rsidR="000710ED">
        <w:rPr>
          <w:sz w:val="24"/>
          <w:szCs w:val="24"/>
        </w:rPr>
        <w:t xml:space="preserve"> </w:t>
      </w:r>
      <w:r>
        <w:rPr>
          <w:sz w:val="24"/>
          <w:szCs w:val="24"/>
        </w:rPr>
        <w:t xml:space="preserve">The </w:t>
      </w:r>
      <w:del w:id="327" w:author="Nathaniel Blanco" w:date="2019-09-13T14:24:00Z">
        <w:r w:rsidDel="00352382">
          <w:rPr>
            <w:sz w:val="24"/>
            <w:szCs w:val="24"/>
          </w:rPr>
          <w:delText xml:space="preserve">reported </w:delText>
        </w:r>
      </w:del>
      <w:r w:rsidR="00576389" w:rsidRPr="00576389">
        <w:rPr>
          <w:sz w:val="24"/>
          <w:szCs w:val="24"/>
        </w:rPr>
        <w:t>results suggest that</w:t>
      </w:r>
      <w:r>
        <w:rPr>
          <w:sz w:val="24"/>
          <w:szCs w:val="24"/>
        </w:rPr>
        <w:t xml:space="preserve"> attentional manipulation (i.e., </w:t>
      </w:r>
      <w:r w:rsidR="000710ED">
        <w:rPr>
          <w:sz w:val="24"/>
          <w:szCs w:val="24"/>
        </w:rPr>
        <w:t>exogenously capturing attention through large differences in salience</w:t>
      </w:r>
      <w:r>
        <w:rPr>
          <w:sz w:val="24"/>
          <w:szCs w:val="24"/>
        </w:rPr>
        <w:t>)</w:t>
      </w:r>
      <w:r w:rsidR="00576389" w:rsidRPr="00576389">
        <w:rPr>
          <w:sz w:val="24"/>
          <w:szCs w:val="24"/>
        </w:rPr>
        <w:t xml:space="preserve"> decrease</w:t>
      </w:r>
      <w:r>
        <w:rPr>
          <w:sz w:val="24"/>
          <w:szCs w:val="24"/>
        </w:rPr>
        <w:t>d</w:t>
      </w:r>
      <w:r w:rsidR="00576389" w:rsidRPr="00576389">
        <w:rPr>
          <w:sz w:val="24"/>
          <w:szCs w:val="24"/>
        </w:rPr>
        <w:t xml:space="preserve"> the level of systematic </w:t>
      </w:r>
      <w:r w:rsidR="00313D93">
        <w:rPr>
          <w:sz w:val="24"/>
          <w:szCs w:val="24"/>
        </w:rPr>
        <w:t xml:space="preserve">(non-random) </w:t>
      </w:r>
      <w:r w:rsidR="00576389" w:rsidRPr="00576389">
        <w:rPr>
          <w:sz w:val="24"/>
          <w:szCs w:val="24"/>
        </w:rPr>
        <w:t xml:space="preserve">exploration </w:t>
      </w:r>
      <w:r w:rsidR="00130A73">
        <w:rPr>
          <w:sz w:val="24"/>
          <w:szCs w:val="24"/>
        </w:rPr>
        <w:t>in</w:t>
      </w:r>
      <w:r w:rsidR="00130A73" w:rsidRPr="00576389">
        <w:rPr>
          <w:sz w:val="24"/>
          <w:szCs w:val="24"/>
        </w:rPr>
        <w:t xml:space="preserve"> </w:t>
      </w:r>
      <w:r w:rsidR="00576389" w:rsidRPr="00576389">
        <w:rPr>
          <w:sz w:val="24"/>
          <w:szCs w:val="24"/>
        </w:rPr>
        <w:t>young c</w:t>
      </w:r>
      <w:r w:rsidR="00915E63">
        <w:rPr>
          <w:sz w:val="24"/>
          <w:szCs w:val="24"/>
        </w:rPr>
        <w:t>hildren</w:t>
      </w:r>
      <w:ins w:id="328" w:author="Nate Blanco" w:date="2019-09-08T01:31:00Z">
        <w:r w:rsidR="00386762">
          <w:rPr>
            <w:sz w:val="24"/>
            <w:szCs w:val="24"/>
          </w:rPr>
          <w:t xml:space="preserve"> </w:t>
        </w:r>
      </w:ins>
      <w:r w:rsidR="00915E63">
        <w:rPr>
          <w:sz w:val="24"/>
          <w:szCs w:val="24"/>
        </w:rPr>
        <w:t>compared to a B</w:t>
      </w:r>
      <w:r w:rsidR="00576389" w:rsidRPr="00576389">
        <w:rPr>
          <w:sz w:val="24"/>
          <w:szCs w:val="24"/>
        </w:rPr>
        <w:t>aseline condition</w:t>
      </w:r>
      <w:r w:rsidR="00386762">
        <w:rPr>
          <w:sz w:val="24"/>
          <w:szCs w:val="24"/>
        </w:rPr>
        <w:t>—where they were systematic and highly exploratory</w:t>
      </w:r>
      <w:r w:rsidR="00576389" w:rsidRPr="00576389">
        <w:rPr>
          <w:sz w:val="24"/>
          <w:szCs w:val="24"/>
        </w:rPr>
        <w:t>.</w:t>
      </w:r>
      <w:r w:rsidR="00386762">
        <w:rPr>
          <w:sz w:val="24"/>
          <w:szCs w:val="24"/>
        </w:rPr>
        <w:t xml:space="preserve"> </w:t>
      </w:r>
      <w:r w:rsidR="00633343">
        <w:rPr>
          <w:sz w:val="24"/>
          <w:szCs w:val="24"/>
        </w:rPr>
        <w:lastRenderedPageBreak/>
        <w:t xml:space="preserve">Conversely, while adults </w:t>
      </w:r>
      <w:del w:id="329" w:author="Nate Blanco" w:date="2019-09-16T04:02:00Z">
        <w:r w:rsidR="00633343" w:rsidDel="00AA15E9">
          <w:rPr>
            <w:sz w:val="24"/>
            <w:szCs w:val="24"/>
          </w:rPr>
          <w:delText>did show</w:delText>
        </w:r>
      </w:del>
      <w:ins w:id="330" w:author="Nate Blanco" w:date="2019-09-16T04:02:00Z">
        <w:r w:rsidR="00AA15E9">
          <w:rPr>
            <w:sz w:val="24"/>
            <w:szCs w:val="24"/>
          </w:rPr>
          <w:t>showed</w:t>
        </w:r>
      </w:ins>
      <w:r w:rsidR="00386762">
        <w:rPr>
          <w:sz w:val="24"/>
          <w:szCs w:val="24"/>
        </w:rPr>
        <w:t xml:space="preserve"> effects of saliency on </w:t>
      </w:r>
      <w:del w:id="331" w:author="Nate Blanco" w:date="2019-09-11T17:10:00Z">
        <w:r w:rsidR="00386762" w:rsidDel="00E92D50">
          <w:rPr>
            <w:sz w:val="24"/>
            <w:szCs w:val="24"/>
          </w:rPr>
          <w:delText>how often they chose each option</w:delText>
        </w:r>
      </w:del>
      <w:ins w:id="332" w:author="Nate Blanco" w:date="2019-09-11T17:10:00Z">
        <w:r w:rsidR="00E92D50">
          <w:rPr>
            <w:sz w:val="24"/>
            <w:szCs w:val="24"/>
          </w:rPr>
          <w:t>their choice proportions</w:t>
        </w:r>
      </w:ins>
      <w:r w:rsidR="00386762">
        <w:rPr>
          <w:sz w:val="24"/>
          <w:szCs w:val="24"/>
        </w:rPr>
        <w:t>,</w:t>
      </w:r>
      <w:r w:rsidR="00633343">
        <w:rPr>
          <w:sz w:val="24"/>
          <w:szCs w:val="24"/>
        </w:rPr>
        <w:t xml:space="preserve"> they</w:t>
      </w:r>
      <w:r w:rsidR="00386762">
        <w:rPr>
          <w:sz w:val="24"/>
          <w:szCs w:val="24"/>
        </w:rPr>
        <w:t xml:space="preserve"> were highly exploitative in all conditions, with very little influence of </w:t>
      </w:r>
      <w:r w:rsidR="00E04145">
        <w:rPr>
          <w:sz w:val="24"/>
          <w:szCs w:val="24"/>
        </w:rPr>
        <w:t xml:space="preserve">saliency on </w:t>
      </w:r>
      <w:r w:rsidR="00386762" w:rsidRPr="008B7BA3">
        <w:rPr>
          <w:sz w:val="24"/>
          <w:szCs w:val="24"/>
        </w:rPr>
        <w:t>systematic</w:t>
      </w:r>
      <w:r w:rsidR="00386762" w:rsidRPr="00E04145">
        <w:rPr>
          <w:sz w:val="24"/>
          <w:szCs w:val="24"/>
          <w:highlight w:val="yellow"/>
          <w:rPrChange w:id="333" w:author="Vladimir M. Sloutsky" w:date="2019-09-10T11:22:00Z">
            <w:rPr>
              <w:sz w:val="24"/>
              <w:szCs w:val="24"/>
            </w:rPr>
          </w:rPrChange>
        </w:rPr>
        <w:t xml:space="preserve"> </w:t>
      </w:r>
      <w:del w:id="334" w:author="Nate Blanco" w:date="2019-09-11T02:11:00Z">
        <w:r w:rsidR="00386762" w:rsidRPr="00E04145" w:rsidDel="00BD65AD">
          <w:rPr>
            <w:sz w:val="24"/>
            <w:szCs w:val="24"/>
            <w:highlight w:val="yellow"/>
            <w:rPrChange w:id="335" w:author="Vladimir M. Sloutsky" w:date="2019-09-10T11:22:00Z">
              <w:rPr>
                <w:sz w:val="24"/>
                <w:szCs w:val="24"/>
              </w:rPr>
            </w:rPrChange>
          </w:rPr>
          <w:delText>switching</w:delText>
        </w:r>
        <w:r w:rsidR="00386762" w:rsidDel="00BD65AD">
          <w:rPr>
            <w:sz w:val="24"/>
            <w:szCs w:val="24"/>
          </w:rPr>
          <w:delText xml:space="preserve"> </w:delText>
        </w:r>
      </w:del>
      <w:ins w:id="336" w:author="Nate Blanco" w:date="2019-09-11T02:11:00Z">
        <w:r w:rsidR="00BD65AD">
          <w:rPr>
            <w:sz w:val="24"/>
            <w:szCs w:val="24"/>
          </w:rPr>
          <w:t xml:space="preserve">exploration </w:t>
        </w:r>
      </w:ins>
      <w:ins w:id="337" w:author="Nate Blanco" w:date="2019-09-11T17:11:00Z">
        <w:r w:rsidR="00E92D50">
          <w:rPr>
            <w:sz w:val="24"/>
            <w:szCs w:val="24"/>
          </w:rPr>
          <w:t>(</w:t>
        </w:r>
      </w:ins>
      <w:del w:id="338" w:author="Nate Blanco" w:date="2019-09-11T17:10:00Z">
        <w:r w:rsidR="00386762" w:rsidDel="00E92D50">
          <w:rPr>
            <w:sz w:val="24"/>
            <w:szCs w:val="24"/>
          </w:rPr>
          <w:delText xml:space="preserve">(see </w:delText>
        </w:r>
      </w:del>
      <w:r w:rsidR="00386762">
        <w:rPr>
          <w:sz w:val="24"/>
          <w:szCs w:val="24"/>
        </w:rPr>
        <w:t>Figure 4).</w:t>
      </w:r>
    </w:p>
    <w:p w14:paraId="7205DB6C" w14:textId="18CC3630" w:rsidR="00791419" w:rsidDel="00D83749" w:rsidRDefault="00576389">
      <w:pPr>
        <w:spacing w:line="480" w:lineRule="auto"/>
        <w:ind w:firstLine="720"/>
        <w:jc w:val="left"/>
        <w:rPr>
          <w:del w:id="339" w:author="Nate Blanco" w:date="2019-09-11T17:17:00Z"/>
          <w:sz w:val="24"/>
          <w:szCs w:val="24"/>
        </w:rPr>
      </w:pPr>
      <w:del w:id="340" w:author="Nate Blanco" w:date="2019-09-11T20:11:00Z">
        <w:r w:rsidRPr="00576389" w:rsidDel="000D643B">
          <w:rPr>
            <w:sz w:val="24"/>
            <w:szCs w:val="24"/>
          </w:rPr>
          <w:delText>In addition</w:delText>
        </w:r>
      </w:del>
      <w:ins w:id="341" w:author="Nate Blanco" w:date="2019-09-11T20:11:00Z">
        <w:r w:rsidR="000D643B">
          <w:rPr>
            <w:sz w:val="24"/>
            <w:szCs w:val="24"/>
          </w:rPr>
          <w:t>Additionally</w:t>
        </w:r>
      </w:ins>
      <w:r w:rsidRPr="00576389">
        <w:rPr>
          <w:sz w:val="24"/>
          <w:szCs w:val="24"/>
        </w:rPr>
        <w:t xml:space="preserve">, children’s choices were </w:t>
      </w:r>
      <w:r w:rsidR="00130A73">
        <w:rPr>
          <w:sz w:val="24"/>
          <w:szCs w:val="24"/>
        </w:rPr>
        <w:t xml:space="preserve">not </w:t>
      </w:r>
      <w:r w:rsidRPr="00576389">
        <w:rPr>
          <w:sz w:val="24"/>
          <w:szCs w:val="24"/>
        </w:rPr>
        <w:t xml:space="preserve">simply </w:t>
      </w:r>
      <w:r w:rsidR="00ED0E9A">
        <w:rPr>
          <w:sz w:val="24"/>
          <w:szCs w:val="24"/>
        </w:rPr>
        <w:t>salience</w:t>
      </w:r>
      <w:r w:rsidRPr="00576389">
        <w:rPr>
          <w:sz w:val="24"/>
          <w:szCs w:val="24"/>
        </w:rPr>
        <w:t>-</w:t>
      </w:r>
      <w:r w:rsidR="00130A73">
        <w:rPr>
          <w:sz w:val="24"/>
          <w:szCs w:val="24"/>
        </w:rPr>
        <w:t>driven;</w:t>
      </w:r>
      <w:del w:id="342" w:author="Nathaniel Blanco" w:date="2019-09-13T14:25:00Z">
        <w:r w:rsidRPr="00576389" w:rsidDel="00352382">
          <w:rPr>
            <w:sz w:val="24"/>
            <w:szCs w:val="24"/>
          </w:rPr>
          <w:delText xml:space="preserve"> </w:delText>
        </w:r>
        <w:r w:rsidR="006E03B3" w:rsidDel="00352382">
          <w:rPr>
            <w:sz w:val="24"/>
            <w:szCs w:val="24"/>
          </w:rPr>
          <w:delText>i</w:delText>
        </w:r>
        <w:r w:rsidRPr="00576389" w:rsidDel="00352382">
          <w:rPr>
            <w:sz w:val="24"/>
            <w:szCs w:val="24"/>
          </w:rPr>
          <w:delText>nstead</w:delText>
        </w:r>
      </w:del>
      <w:r w:rsidRPr="00576389">
        <w:rPr>
          <w:sz w:val="24"/>
          <w:szCs w:val="24"/>
        </w:rPr>
        <w:t xml:space="preserve"> the effect of saliency was dependent on whether or not </w:t>
      </w:r>
      <w:r w:rsidR="00855D8B">
        <w:rPr>
          <w:sz w:val="24"/>
          <w:szCs w:val="24"/>
        </w:rPr>
        <w:t>salience</w:t>
      </w:r>
      <w:r w:rsidR="00855D8B" w:rsidRPr="00576389">
        <w:rPr>
          <w:sz w:val="24"/>
          <w:szCs w:val="24"/>
        </w:rPr>
        <w:t xml:space="preserve"> </w:t>
      </w:r>
      <w:r w:rsidRPr="00576389">
        <w:rPr>
          <w:sz w:val="24"/>
          <w:szCs w:val="24"/>
        </w:rPr>
        <w:t xml:space="preserve">was congruent with reward </w:t>
      </w:r>
      <w:r w:rsidR="00855D8B">
        <w:rPr>
          <w:sz w:val="24"/>
          <w:szCs w:val="24"/>
        </w:rPr>
        <w:t>value</w:t>
      </w:r>
      <w:r w:rsidRPr="00576389">
        <w:rPr>
          <w:sz w:val="24"/>
          <w:szCs w:val="24"/>
        </w:rPr>
        <w:t xml:space="preserve">. When the salient option was </w:t>
      </w:r>
      <w:del w:id="343" w:author="Nate Blanco" w:date="2019-09-11T09:37:00Z">
        <w:r w:rsidRPr="00576389" w:rsidDel="008B7BA3">
          <w:rPr>
            <w:sz w:val="24"/>
            <w:szCs w:val="24"/>
          </w:rPr>
          <w:delText xml:space="preserve">also </w:delText>
        </w:r>
      </w:del>
      <w:del w:id="344" w:author="Nate Blanco" w:date="2019-09-11T17:12:00Z">
        <w:r w:rsidRPr="00576389" w:rsidDel="00E92D50">
          <w:rPr>
            <w:sz w:val="24"/>
            <w:szCs w:val="24"/>
          </w:rPr>
          <w:delText xml:space="preserve">highly </w:delText>
        </w:r>
      </w:del>
      <w:r w:rsidRPr="00576389">
        <w:rPr>
          <w:sz w:val="24"/>
          <w:szCs w:val="24"/>
        </w:rPr>
        <w:t xml:space="preserve">valuable, children chose </w:t>
      </w:r>
      <w:r w:rsidR="004C30C7">
        <w:rPr>
          <w:sz w:val="24"/>
          <w:szCs w:val="24"/>
        </w:rPr>
        <w:t>it</w:t>
      </w:r>
      <w:r w:rsidRPr="00576389">
        <w:rPr>
          <w:sz w:val="24"/>
          <w:szCs w:val="24"/>
        </w:rPr>
        <w:t xml:space="preserve"> more often than in the other conditions. But, when the salient option was low in value, it was not chosen more </w:t>
      </w:r>
      <w:r w:rsidR="00855D8B">
        <w:rPr>
          <w:sz w:val="24"/>
          <w:szCs w:val="24"/>
        </w:rPr>
        <w:t xml:space="preserve">(or less) </w:t>
      </w:r>
      <w:r w:rsidRPr="00576389">
        <w:rPr>
          <w:sz w:val="24"/>
          <w:szCs w:val="24"/>
        </w:rPr>
        <w:t xml:space="preserve">often than in the </w:t>
      </w:r>
      <w:r w:rsidR="0001041D">
        <w:rPr>
          <w:sz w:val="24"/>
          <w:szCs w:val="24"/>
        </w:rPr>
        <w:t>Baseline</w:t>
      </w:r>
      <w:r w:rsidRPr="00576389">
        <w:rPr>
          <w:sz w:val="24"/>
          <w:szCs w:val="24"/>
        </w:rPr>
        <w:t xml:space="preserve"> condition.</w:t>
      </w:r>
      <w:r w:rsidR="003C3C56">
        <w:rPr>
          <w:sz w:val="24"/>
          <w:szCs w:val="24"/>
        </w:rPr>
        <w:t xml:space="preserve"> </w:t>
      </w:r>
      <w:del w:id="345" w:author="Nate Blanco" w:date="2019-09-11T20:12:00Z">
        <w:r w:rsidR="003C3C56" w:rsidDel="00B21D0B">
          <w:rPr>
            <w:sz w:val="24"/>
            <w:szCs w:val="24"/>
          </w:rPr>
          <w:delText>Neither was it</w:delText>
        </w:r>
      </w:del>
      <w:ins w:id="346" w:author="Nate Blanco" w:date="2019-09-11T20:12:00Z">
        <w:r w:rsidR="00B21D0B">
          <w:rPr>
            <w:sz w:val="24"/>
            <w:szCs w:val="24"/>
          </w:rPr>
          <w:t>It was also not</w:t>
        </w:r>
      </w:ins>
      <w:r w:rsidR="003C3C56">
        <w:rPr>
          <w:sz w:val="24"/>
          <w:szCs w:val="24"/>
        </w:rPr>
        <w:t xml:space="preserve"> selected less </w:t>
      </w:r>
      <w:del w:id="347" w:author="Nate Blanco" w:date="2019-09-11T20:12:00Z">
        <w:r w:rsidR="003C3C56" w:rsidDel="00B21D0B">
          <w:rPr>
            <w:sz w:val="24"/>
            <w:szCs w:val="24"/>
          </w:rPr>
          <w:delText xml:space="preserve">often </w:delText>
        </w:r>
      </w:del>
      <w:r w:rsidR="003C3C56">
        <w:rPr>
          <w:sz w:val="24"/>
          <w:szCs w:val="24"/>
        </w:rPr>
        <w:t>than the other options</w:t>
      </w:r>
      <w:r w:rsidR="00664917">
        <w:rPr>
          <w:sz w:val="24"/>
          <w:szCs w:val="24"/>
        </w:rPr>
        <w:t>, suggesting that the results were not simply due to saliency facilitating learning</w:t>
      </w:r>
      <w:r w:rsidR="003C3C56">
        <w:rPr>
          <w:sz w:val="24"/>
          <w:szCs w:val="24"/>
        </w:rPr>
        <w:t>.</w:t>
      </w:r>
      <w:r w:rsidRPr="00576389">
        <w:rPr>
          <w:sz w:val="24"/>
          <w:szCs w:val="24"/>
        </w:rPr>
        <w:t xml:space="preserve"> </w:t>
      </w:r>
      <w:del w:id="348" w:author="Nate Blanco" w:date="2019-09-11T17:16:00Z">
        <w:r w:rsidRPr="00576389" w:rsidDel="00D83749">
          <w:rPr>
            <w:sz w:val="24"/>
            <w:szCs w:val="24"/>
          </w:rPr>
          <w:delText xml:space="preserve">This interaction suggests a </w:delText>
        </w:r>
        <w:r w:rsidR="000710ED" w:rsidRPr="00576389" w:rsidDel="00D83749">
          <w:rPr>
            <w:sz w:val="24"/>
            <w:szCs w:val="24"/>
          </w:rPr>
          <w:delText>compl</w:delText>
        </w:r>
        <w:r w:rsidR="000710ED" w:rsidDel="00D83749">
          <w:rPr>
            <w:sz w:val="24"/>
            <w:szCs w:val="24"/>
          </w:rPr>
          <w:delText xml:space="preserve">ex </w:delText>
        </w:r>
      </w:del>
      <w:del w:id="349" w:author="Nate Blanco" w:date="2019-09-11T17:12:00Z">
        <w:r w:rsidRPr="00576389" w:rsidDel="00E92D50">
          <w:rPr>
            <w:sz w:val="24"/>
            <w:szCs w:val="24"/>
          </w:rPr>
          <w:delText xml:space="preserve">role </w:delText>
        </w:r>
      </w:del>
      <w:del w:id="350" w:author="Nate Blanco" w:date="2019-09-11T17:16:00Z">
        <w:r w:rsidRPr="00576389" w:rsidDel="00D83749">
          <w:rPr>
            <w:sz w:val="24"/>
            <w:szCs w:val="24"/>
          </w:rPr>
          <w:delText xml:space="preserve">of attention </w:delText>
        </w:r>
      </w:del>
      <w:del w:id="351" w:author="Nate Blanco" w:date="2019-09-11T17:13:00Z">
        <w:r w:rsidRPr="00576389" w:rsidDel="00E92D50">
          <w:rPr>
            <w:sz w:val="24"/>
            <w:szCs w:val="24"/>
          </w:rPr>
          <w:delText>in determining</w:delText>
        </w:r>
      </w:del>
      <w:del w:id="352" w:author="Nate Blanco" w:date="2019-09-11T17:16:00Z">
        <w:r w:rsidRPr="00576389" w:rsidDel="00D83749">
          <w:rPr>
            <w:sz w:val="24"/>
            <w:szCs w:val="24"/>
          </w:rPr>
          <w:delText xml:space="preserve"> young children’s choices. </w:delText>
        </w:r>
      </w:del>
    </w:p>
    <w:p w14:paraId="65BFA5A2" w14:textId="6A60918B" w:rsidR="00576389" w:rsidDel="00D83749" w:rsidRDefault="00576389" w:rsidP="00D83749">
      <w:pPr>
        <w:spacing w:line="480" w:lineRule="auto"/>
        <w:ind w:firstLine="720"/>
        <w:rPr>
          <w:del w:id="353" w:author="Nate Blanco" w:date="2019-09-11T17:15:00Z"/>
          <w:sz w:val="24"/>
          <w:szCs w:val="24"/>
        </w:rPr>
      </w:pPr>
      <w:del w:id="354" w:author="Nate Blanco" w:date="2019-09-11T17:15:00Z">
        <w:r w:rsidRPr="00576389" w:rsidDel="00D83749">
          <w:rPr>
            <w:sz w:val="24"/>
            <w:szCs w:val="24"/>
          </w:rPr>
          <w:delText>When salienc</w:delText>
        </w:r>
        <w:r w:rsidR="00A64ABB" w:rsidDel="00D83749">
          <w:rPr>
            <w:sz w:val="24"/>
            <w:szCs w:val="24"/>
          </w:rPr>
          <w:delText xml:space="preserve">e is </w:delText>
        </w:r>
      </w:del>
      <w:del w:id="355" w:author="Nate Blanco" w:date="2019-09-11T09:39:00Z">
        <w:r w:rsidRPr="00576389" w:rsidDel="00A04737">
          <w:rPr>
            <w:sz w:val="24"/>
            <w:szCs w:val="24"/>
          </w:rPr>
          <w:delText>otherwise equal</w:delText>
        </w:r>
      </w:del>
      <w:del w:id="356" w:author="Nate Blanco" w:date="2019-09-11T17:15:00Z">
        <w:r w:rsidR="003D4DBF" w:rsidDel="00D83749">
          <w:rPr>
            <w:sz w:val="24"/>
            <w:szCs w:val="24"/>
          </w:rPr>
          <w:delText xml:space="preserve"> among the options</w:delText>
        </w:r>
        <w:r w:rsidRPr="00576389" w:rsidDel="00D83749">
          <w:rPr>
            <w:sz w:val="24"/>
            <w:szCs w:val="24"/>
          </w:rPr>
          <w:delText>, systematic exploration dominates</w:delText>
        </w:r>
      </w:del>
      <w:del w:id="357" w:author="Nate Blanco" w:date="2019-09-11T17:13:00Z">
        <w:r w:rsidRPr="00576389" w:rsidDel="00E92D50">
          <w:rPr>
            <w:sz w:val="24"/>
            <w:szCs w:val="24"/>
          </w:rPr>
          <w:delText xml:space="preserve"> choices</w:delText>
        </w:r>
      </w:del>
      <w:del w:id="358" w:author="Nate Blanco" w:date="2019-09-11T17:15:00Z">
        <w:r w:rsidRPr="00576389" w:rsidDel="00D83749">
          <w:rPr>
            <w:sz w:val="24"/>
            <w:szCs w:val="24"/>
          </w:rPr>
          <w:delText>, with less recently sampled</w:delText>
        </w:r>
        <w:r w:rsidR="00664C05" w:rsidDel="00D83749">
          <w:rPr>
            <w:sz w:val="24"/>
            <w:szCs w:val="24"/>
          </w:rPr>
          <w:delText xml:space="preserve"> options</w:delText>
        </w:r>
        <w:r w:rsidRPr="00576389" w:rsidDel="00D83749">
          <w:rPr>
            <w:sz w:val="24"/>
            <w:szCs w:val="24"/>
          </w:rPr>
          <w:delText xml:space="preserve"> more likely to be selected.</w:delText>
        </w:r>
        <w:r w:rsidR="00B05784" w:rsidDel="00D83749">
          <w:rPr>
            <w:sz w:val="24"/>
            <w:szCs w:val="24"/>
          </w:rPr>
          <w:delText xml:space="preserve"> </w:delText>
        </w:r>
        <w:r w:rsidR="00664917" w:rsidDel="00D83749">
          <w:rPr>
            <w:sz w:val="24"/>
            <w:szCs w:val="24"/>
          </w:rPr>
          <w:delText xml:space="preserve">It may be that children’s default attention allocation pattern </w:delText>
        </w:r>
        <w:r w:rsidR="00664917" w:rsidRPr="00AB0963" w:rsidDel="00D83749">
          <w:rPr>
            <w:sz w:val="24"/>
            <w:szCs w:val="24"/>
          </w:rPr>
          <w:delText>enable</w:delText>
        </w:r>
        <w:r w:rsidR="004D1CBF" w:rsidDel="00D83749">
          <w:rPr>
            <w:sz w:val="24"/>
            <w:szCs w:val="24"/>
          </w:rPr>
          <w:delText>s</w:delText>
        </w:r>
        <w:r w:rsidR="00664917" w:rsidRPr="00AB0963" w:rsidDel="00D83749">
          <w:rPr>
            <w:sz w:val="24"/>
            <w:szCs w:val="24"/>
          </w:rPr>
          <w:delText xml:space="preserve"> systematic exploration through graded novelty preference (</w:delText>
        </w:r>
        <w:r w:rsidR="004D1CBF" w:rsidDel="00D83749">
          <w:rPr>
            <w:sz w:val="24"/>
            <w:szCs w:val="24"/>
          </w:rPr>
          <w:delText xml:space="preserve">wherein novelty steadily increases over time as an option is not </w:delText>
        </w:r>
      </w:del>
      <w:del w:id="359" w:author="Nate Blanco" w:date="2019-09-11T09:40:00Z">
        <w:r w:rsidR="004D1CBF" w:rsidDel="00A04737">
          <w:rPr>
            <w:sz w:val="24"/>
            <w:szCs w:val="24"/>
          </w:rPr>
          <w:delText>selected</w:delText>
        </w:r>
      </w:del>
      <w:del w:id="360" w:author="Nate Blanco" w:date="2019-09-11T17:15:00Z">
        <w:r w:rsidR="004D1CBF" w:rsidDel="00D83749">
          <w:rPr>
            <w:sz w:val="24"/>
            <w:szCs w:val="24"/>
          </w:rPr>
          <w:delText>, becoming more likely to attract attention</w:delText>
        </w:r>
        <w:r w:rsidR="00664917" w:rsidRPr="00AB0963" w:rsidDel="00D83749">
          <w:rPr>
            <w:sz w:val="24"/>
            <w:szCs w:val="24"/>
          </w:rPr>
          <w:delText>).</w:delText>
        </w:r>
        <w:r w:rsidR="00490D91" w:rsidDel="00D83749">
          <w:rPr>
            <w:sz w:val="24"/>
            <w:szCs w:val="24"/>
          </w:rPr>
          <w:delText xml:space="preserve"> </w:delText>
        </w:r>
        <w:r w:rsidR="00BE49BE" w:rsidDel="00D83749">
          <w:rPr>
            <w:sz w:val="24"/>
            <w:szCs w:val="24"/>
          </w:rPr>
          <w:delText>M</w:delText>
        </w:r>
        <w:r w:rsidR="00B05784" w:rsidDel="00D83749">
          <w:rPr>
            <w:sz w:val="24"/>
            <w:szCs w:val="24"/>
          </w:rPr>
          <w:delText>anipulating b</w:delText>
        </w:r>
        <w:r w:rsidR="000E05B2" w:rsidDel="00D83749">
          <w:rPr>
            <w:sz w:val="24"/>
            <w:szCs w:val="24"/>
          </w:rPr>
          <w:delText>ottom-up attention</w:delText>
        </w:r>
        <w:r w:rsidRPr="00576389" w:rsidDel="00D83749">
          <w:rPr>
            <w:sz w:val="24"/>
            <w:szCs w:val="24"/>
          </w:rPr>
          <w:delText xml:space="preserve"> disrupt</w:delText>
        </w:r>
        <w:r w:rsidR="00BE49BE" w:rsidDel="00D83749">
          <w:rPr>
            <w:sz w:val="24"/>
            <w:szCs w:val="24"/>
          </w:rPr>
          <w:delText>s</w:delText>
        </w:r>
        <w:r w:rsidRPr="00576389" w:rsidDel="00D83749">
          <w:rPr>
            <w:sz w:val="24"/>
            <w:szCs w:val="24"/>
          </w:rPr>
          <w:delText xml:space="preserve"> this process</w:delText>
        </w:r>
        <w:r w:rsidR="00490D91" w:rsidDel="00D83749">
          <w:rPr>
            <w:sz w:val="24"/>
            <w:szCs w:val="24"/>
          </w:rPr>
          <w:delText xml:space="preserve"> by altering the relative saliency of the </w:delText>
        </w:r>
      </w:del>
      <w:del w:id="361" w:author="Nate Blanco" w:date="2019-09-11T17:13:00Z">
        <w:r w:rsidR="00490D91" w:rsidDel="00E92D50">
          <w:rPr>
            <w:sz w:val="24"/>
            <w:szCs w:val="24"/>
          </w:rPr>
          <w:delText xml:space="preserve">various </w:delText>
        </w:r>
      </w:del>
      <w:del w:id="362" w:author="Nate Blanco" w:date="2019-09-11T17:15:00Z">
        <w:r w:rsidR="00490D91" w:rsidDel="00D83749">
          <w:rPr>
            <w:sz w:val="24"/>
            <w:szCs w:val="24"/>
          </w:rPr>
          <w:delText>choice options</w:delText>
        </w:r>
        <w:r w:rsidRPr="00576389" w:rsidDel="00D83749">
          <w:rPr>
            <w:sz w:val="24"/>
            <w:szCs w:val="24"/>
          </w:rPr>
          <w:delText xml:space="preserve">, leading to </w:delText>
        </w:r>
        <w:r w:rsidR="00B05784" w:rsidDel="00D83749">
          <w:rPr>
            <w:sz w:val="24"/>
            <w:szCs w:val="24"/>
          </w:rPr>
          <w:delText>a reduction in</w:delText>
        </w:r>
        <w:r w:rsidRPr="00576389" w:rsidDel="00D83749">
          <w:rPr>
            <w:sz w:val="24"/>
            <w:szCs w:val="24"/>
          </w:rPr>
          <w:delText xml:space="preserve"> systematic </w:delText>
        </w:r>
        <w:r w:rsidR="00490D91" w:rsidDel="00D83749">
          <w:rPr>
            <w:sz w:val="24"/>
            <w:szCs w:val="24"/>
          </w:rPr>
          <w:delText>choice patterns</w:delText>
        </w:r>
        <w:r w:rsidRPr="00576389" w:rsidDel="00D83749">
          <w:rPr>
            <w:sz w:val="24"/>
            <w:szCs w:val="24"/>
          </w:rPr>
          <w:delText xml:space="preserve">. </w:delText>
        </w:r>
      </w:del>
    </w:p>
    <w:p w14:paraId="15BC6BD2" w14:textId="77777777" w:rsidR="00D83749" w:rsidRPr="00576389" w:rsidRDefault="00D83749" w:rsidP="003F6517">
      <w:pPr>
        <w:spacing w:line="480" w:lineRule="auto"/>
        <w:ind w:firstLine="720"/>
        <w:jc w:val="left"/>
        <w:rPr>
          <w:ins w:id="363" w:author="Nate Blanco" w:date="2019-09-11T17:17:00Z"/>
          <w:sz w:val="24"/>
          <w:szCs w:val="24"/>
        </w:rPr>
      </w:pPr>
    </w:p>
    <w:p w14:paraId="7CD3E521" w14:textId="0FEAAA9A" w:rsidR="00D83749" w:rsidRDefault="00576389" w:rsidP="003F6517">
      <w:pPr>
        <w:spacing w:line="480" w:lineRule="auto"/>
        <w:ind w:firstLine="720"/>
        <w:rPr>
          <w:ins w:id="364" w:author="Nate Blanco" w:date="2019-09-11T17:20:00Z"/>
          <w:sz w:val="24"/>
          <w:szCs w:val="24"/>
        </w:rPr>
      </w:pPr>
      <w:r w:rsidRPr="00576389">
        <w:rPr>
          <w:sz w:val="24"/>
          <w:szCs w:val="24"/>
        </w:rPr>
        <w:t xml:space="preserve">These results </w:t>
      </w:r>
      <w:ins w:id="365" w:author="Nate Blanco" w:date="2019-09-11T17:16:00Z">
        <w:r w:rsidR="00D83749" w:rsidRPr="00576389">
          <w:rPr>
            <w:sz w:val="24"/>
            <w:szCs w:val="24"/>
          </w:rPr>
          <w:t>suggest a compl</w:t>
        </w:r>
        <w:r w:rsidR="00D83749">
          <w:rPr>
            <w:sz w:val="24"/>
            <w:szCs w:val="24"/>
          </w:rPr>
          <w:t>ex influence</w:t>
        </w:r>
        <w:r w:rsidR="00D83749" w:rsidRPr="00576389">
          <w:rPr>
            <w:sz w:val="24"/>
            <w:szCs w:val="24"/>
          </w:rPr>
          <w:t xml:space="preserve"> of attention </w:t>
        </w:r>
        <w:r w:rsidR="00D83749">
          <w:rPr>
            <w:sz w:val="24"/>
            <w:szCs w:val="24"/>
          </w:rPr>
          <w:t>on</w:t>
        </w:r>
        <w:r w:rsidR="00D83749" w:rsidRPr="00576389">
          <w:rPr>
            <w:sz w:val="24"/>
            <w:szCs w:val="24"/>
          </w:rPr>
          <w:t xml:space="preserve"> young children’s choices</w:t>
        </w:r>
        <w:r w:rsidR="00D83749">
          <w:rPr>
            <w:sz w:val="24"/>
            <w:szCs w:val="24"/>
          </w:rPr>
          <w:t xml:space="preserve">, and </w:t>
        </w:r>
      </w:ins>
      <w:r w:rsidRPr="00576389">
        <w:rPr>
          <w:sz w:val="24"/>
          <w:szCs w:val="24"/>
        </w:rPr>
        <w:t>point to an integral role of</w:t>
      </w:r>
      <w:r w:rsidR="00E95BA4">
        <w:rPr>
          <w:sz w:val="24"/>
          <w:szCs w:val="24"/>
        </w:rPr>
        <w:t xml:space="preserve"> </w:t>
      </w:r>
      <w:del w:id="366" w:author="Nate Blanco" w:date="2019-09-11T17:17:00Z">
        <w:r w:rsidR="00E95BA4" w:rsidDel="00D83749">
          <w:rPr>
            <w:sz w:val="24"/>
            <w:szCs w:val="24"/>
          </w:rPr>
          <w:delText xml:space="preserve">young </w:delText>
        </w:r>
      </w:del>
      <w:r w:rsidR="00E95BA4">
        <w:rPr>
          <w:sz w:val="24"/>
          <w:szCs w:val="24"/>
        </w:rPr>
        <w:t>children’s immature</w:t>
      </w:r>
      <w:r w:rsidRPr="00576389">
        <w:rPr>
          <w:sz w:val="24"/>
          <w:szCs w:val="24"/>
        </w:rPr>
        <w:t xml:space="preserve"> attentional </w:t>
      </w:r>
      <w:r w:rsidR="00E95BA4">
        <w:rPr>
          <w:sz w:val="24"/>
          <w:szCs w:val="24"/>
        </w:rPr>
        <w:t>allocation</w:t>
      </w:r>
      <w:r w:rsidR="00E95BA4" w:rsidRPr="00576389">
        <w:rPr>
          <w:sz w:val="24"/>
          <w:szCs w:val="24"/>
        </w:rPr>
        <w:t xml:space="preserve"> </w:t>
      </w:r>
      <w:r w:rsidRPr="00576389">
        <w:rPr>
          <w:sz w:val="24"/>
          <w:szCs w:val="24"/>
        </w:rPr>
        <w:t>in</w:t>
      </w:r>
      <w:r w:rsidR="00E95BA4">
        <w:rPr>
          <w:sz w:val="24"/>
          <w:szCs w:val="24"/>
        </w:rPr>
        <w:t xml:space="preserve"> facilitating</w:t>
      </w:r>
      <w:r w:rsidRPr="00576389">
        <w:rPr>
          <w:sz w:val="24"/>
          <w:szCs w:val="24"/>
        </w:rPr>
        <w:t xml:space="preserve"> systematic explorat</w:t>
      </w:r>
      <w:ins w:id="367" w:author="Nate Blanco" w:date="2019-09-11T09:40:00Z">
        <w:r w:rsidR="00B20EF1">
          <w:rPr>
            <w:sz w:val="24"/>
            <w:szCs w:val="24"/>
          </w:rPr>
          <w:t>ion</w:t>
        </w:r>
      </w:ins>
      <w:del w:id="368" w:author="Nate Blanco" w:date="2019-09-11T09:40:00Z">
        <w:r w:rsidRPr="00576389" w:rsidDel="00B20EF1">
          <w:rPr>
            <w:sz w:val="24"/>
            <w:szCs w:val="24"/>
          </w:rPr>
          <w:delText>ory</w:delText>
        </w:r>
      </w:del>
      <w:ins w:id="369" w:author="Nate Blanco" w:date="2019-09-16T04:06:00Z">
        <w:r w:rsidR="00061CF7">
          <w:rPr>
            <w:sz w:val="24"/>
            <w:szCs w:val="24"/>
          </w:rPr>
          <w:t>—</w:t>
        </w:r>
      </w:ins>
      <w:del w:id="370" w:author="Nate Blanco" w:date="2019-09-16T04:06:00Z">
        <w:r w:rsidR="00E95BA4" w:rsidDel="00061CF7">
          <w:rPr>
            <w:sz w:val="24"/>
            <w:szCs w:val="24"/>
          </w:rPr>
          <w:delText xml:space="preserve">, </w:delText>
        </w:r>
      </w:del>
      <w:r w:rsidR="00E95BA4">
        <w:rPr>
          <w:sz w:val="24"/>
          <w:szCs w:val="24"/>
        </w:rPr>
        <w:t xml:space="preserve">in contrast to adults’ tendency to both selectively attend and maximize reward. </w:t>
      </w:r>
      <w:ins w:id="371" w:author="Nate Blanco" w:date="2019-09-11T17:20:00Z">
        <w:r w:rsidR="00D83749" w:rsidRPr="00576389">
          <w:rPr>
            <w:sz w:val="24"/>
            <w:szCs w:val="24"/>
          </w:rPr>
          <w:t>When salienc</w:t>
        </w:r>
        <w:r w:rsidR="00D83749">
          <w:rPr>
            <w:sz w:val="24"/>
            <w:szCs w:val="24"/>
          </w:rPr>
          <w:t>e is equivalent among the options</w:t>
        </w:r>
        <w:r w:rsidR="00D83749" w:rsidRPr="00576389">
          <w:rPr>
            <w:sz w:val="24"/>
            <w:szCs w:val="24"/>
          </w:rPr>
          <w:t>, systematic exploration dominates, with less recently sampled</w:t>
        </w:r>
        <w:r w:rsidR="00D83749">
          <w:rPr>
            <w:sz w:val="24"/>
            <w:szCs w:val="24"/>
          </w:rPr>
          <w:t xml:space="preserve"> options</w:t>
        </w:r>
        <w:r w:rsidR="00D83749" w:rsidRPr="00576389">
          <w:rPr>
            <w:sz w:val="24"/>
            <w:szCs w:val="24"/>
          </w:rPr>
          <w:t xml:space="preserve"> more likely to be selected.</w:t>
        </w:r>
        <w:r w:rsidR="00D83749">
          <w:rPr>
            <w:sz w:val="24"/>
            <w:szCs w:val="24"/>
          </w:rPr>
          <w:t xml:space="preserve"> It may be that children’s default attention allocation pattern </w:t>
        </w:r>
        <w:r w:rsidR="00D83749" w:rsidRPr="00AB0963">
          <w:rPr>
            <w:sz w:val="24"/>
            <w:szCs w:val="24"/>
          </w:rPr>
          <w:t>enable</w:t>
        </w:r>
        <w:r w:rsidR="00D83749">
          <w:rPr>
            <w:sz w:val="24"/>
            <w:szCs w:val="24"/>
          </w:rPr>
          <w:t>s</w:t>
        </w:r>
        <w:r w:rsidR="00D83749" w:rsidRPr="00AB0963">
          <w:rPr>
            <w:sz w:val="24"/>
            <w:szCs w:val="24"/>
          </w:rPr>
          <w:t xml:space="preserve"> systematic exploration through graded novelty preference (</w:t>
        </w:r>
        <w:r w:rsidR="00D83749">
          <w:rPr>
            <w:sz w:val="24"/>
            <w:szCs w:val="24"/>
          </w:rPr>
          <w:t>wherein novelty steadily increases over time as an option is not attended, becoming more likely to attract attention</w:t>
        </w:r>
        <w:r w:rsidR="00D83749" w:rsidRPr="00AB0963">
          <w:rPr>
            <w:sz w:val="24"/>
            <w:szCs w:val="24"/>
          </w:rPr>
          <w:t>).</w:t>
        </w:r>
        <w:r w:rsidR="00D83749">
          <w:rPr>
            <w:sz w:val="24"/>
            <w:szCs w:val="24"/>
          </w:rPr>
          <w:t xml:space="preserve"> Manipulating bottom-up attention</w:t>
        </w:r>
        <w:r w:rsidR="00D83749" w:rsidRPr="00576389">
          <w:rPr>
            <w:sz w:val="24"/>
            <w:szCs w:val="24"/>
          </w:rPr>
          <w:t xml:space="preserve"> disrupt</w:t>
        </w:r>
        <w:r w:rsidR="00D83749">
          <w:rPr>
            <w:sz w:val="24"/>
            <w:szCs w:val="24"/>
          </w:rPr>
          <w:t>s</w:t>
        </w:r>
        <w:r w:rsidR="00D83749" w:rsidRPr="00576389">
          <w:rPr>
            <w:sz w:val="24"/>
            <w:szCs w:val="24"/>
          </w:rPr>
          <w:t xml:space="preserve"> this process</w:t>
        </w:r>
        <w:r w:rsidR="00D83749">
          <w:rPr>
            <w:sz w:val="24"/>
            <w:szCs w:val="24"/>
          </w:rPr>
          <w:t xml:space="preserve"> by altering the relative saliency of the choice options</w:t>
        </w:r>
        <w:r w:rsidR="00D83749" w:rsidRPr="00576389">
          <w:rPr>
            <w:sz w:val="24"/>
            <w:szCs w:val="24"/>
          </w:rPr>
          <w:t xml:space="preserve">, leading to </w:t>
        </w:r>
        <w:r w:rsidR="00D83749">
          <w:rPr>
            <w:sz w:val="24"/>
            <w:szCs w:val="24"/>
          </w:rPr>
          <w:t>a reduction in</w:t>
        </w:r>
        <w:r w:rsidR="00D83749" w:rsidRPr="00576389">
          <w:rPr>
            <w:sz w:val="24"/>
            <w:szCs w:val="24"/>
          </w:rPr>
          <w:t xml:space="preserve"> systematic </w:t>
        </w:r>
        <w:r w:rsidR="00D83749">
          <w:rPr>
            <w:sz w:val="24"/>
            <w:szCs w:val="24"/>
          </w:rPr>
          <w:t>choice patterns</w:t>
        </w:r>
        <w:r w:rsidR="00D83749" w:rsidRPr="00576389">
          <w:rPr>
            <w:sz w:val="24"/>
            <w:szCs w:val="24"/>
          </w:rPr>
          <w:t xml:space="preserve">. </w:t>
        </w:r>
      </w:ins>
    </w:p>
    <w:p w14:paraId="04422B2C" w14:textId="5FD4ABE9" w:rsidR="00EA6EDD" w:rsidDel="00590FCB" w:rsidRDefault="003321D0">
      <w:pPr>
        <w:spacing w:line="480" w:lineRule="auto"/>
        <w:ind w:firstLine="720"/>
        <w:rPr>
          <w:del w:id="372" w:author="Nate Blanco" w:date="2019-09-11T09:41:00Z"/>
          <w:sz w:val="24"/>
          <w:szCs w:val="24"/>
        </w:rPr>
      </w:pPr>
      <w:r>
        <w:rPr>
          <w:sz w:val="24"/>
          <w:szCs w:val="24"/>
        </w:rPr>
        <w:t xml:space="preserve">Attention and decision-making may be intricately linked in both children and adults </w:t>
      </w:r>
      <w:r w:rsidR="00AF74DE">
        <w:rPr>
          <w:sz w:val="24"/>
          <w:szCs w:val="24"/>
        </w:rPr>
        <w:t>(</w:t>
      </w:r>
      <w:proofErr w:type="spellStart"/>
      <w:r w:rsidR="00AF74DE" w:rsidRPr="00576389">
        <w:rPr>
          <w:sz w:val="24"/>
          <w:szCs w:val="24"/>
        </w:rPr>
        <w:t>Konovalov</w:t>
      </w:r>
      <w:proofErr w:type="spellEnd"/>
      <w:r w:rsidR="00AF74DE" w:rsidRPr="00576389">
        <w:rPr>
          <w:sz w:val="24"/>
          <w:szCs w:val="24"/>
        </w:rPr>
        <w:t xml:space="preserve"> &amp; </w:t>
      </w:r>
      <w:proofErr w:type="spellStart"/>
      <w:r w:rsidR="00AF74DE" w:rsidRPr="00576389">
        <w:rPr>
          <w:sz w:val="24"/>
          <w:szCs w:val="24"/>
        </w:rPr>
        <w:t>Krajbich</w:t>
      </w:r>
      <w:proofErr w:type="spellEnd"/>
      <w:r w:rsidR="00AF74DE">
        <w:rPr>
          <w:sz w:val="24"/>
          <w:szCs w:val="24"/>
        </w:rPr>
        <w:t xml:space="preserve">, </w:t>
      </w:r>
      <w:r w:rsidR="00AF74DE" w:rsidRPr="00576389">
        <w:rPr>
          <w:sz w:val="24"/>
          <w:szCs w:val="24"/>
        </w:rPr>
        <w:t>2016</w:t>
      </w:r>
      <w:r w:rsidR="00AF74DE">
        <w:rPr>
          <w:sz w:val="24"/>
          <w:szCs w:val="24"/>
        </w:rPr>
        <w:t xml:space="preserve">; Smith &amp; </w:t>
      </w:r>
      <w:proofErr w:type="spellStart"/>
      <w:r w:rsidR="00AF74DE">
        <w:rPr>
          <w:sz w:val="24"/>
          <w:szCs w:val="24"/>
        </w:rPr>
        <w:t>Krajbich</w:t>
      </w:r>
      <w:proofErr w:type="spellEnd"/>
      <w:r w:rsidR="00AF74DE">
        <w:rPr>
          <w:sz w:val="24"/>
          <w:szCs w:val="24"/>
        </w:rPr>
        <w:t>, 2018)</w:t>
      </w:r>
      <w:r w:rsidR="00D042FE">
        <w:rPr>
          <w:sz w:val="24"/>
          <w:szCs w:val="24"/>
        </w:rPr>
        <w:t>, and development</w:t>
      </w:r>
      <w:ins w:id="373" w:author="Nate Blanco" w:date="2019-09-11T09:41:00Z">
        <w:r w:rsidR="00D10F1D">
          <w:rPr>
            <w:sz w:val="24"/>
            <w:szCs w:val="24"/>
          </w:rPr>
          <w:t xml:space="preserve">al changes in attention </w:t>
        </w:r>
      </w:ins>
      <w:del w:id="374" w:author="Nate Blanco" w:date="2019-09-11T09:41:00Z">
        <w:r w:rsidR="00D042FE" w:rsidDel="00D10F1D">
          <w:rPr>
            <w:sz w:val="24"/>
            <w:szCs w:val="24"/>
          </w:rPr>
          <w:delText xml:space="preserve"> of attention </w:delText>
        </w:r>
      </w:del>
      <w:r w:rsidR="00D042FE">
        <w:rPr>
          <w:sz w:val="24"/>
          <w:szCs w:val="24"/>
        </w:rPr>
        <w:t xml:space="preserve">may be an important factor in the development of </w:t>
      </w:r>
      <w:del w:id="375" w:author="Nate Blanco" w:date="2019-09-11T17:18:00Z">
        <w:r w:rsidR="00D042FE" w:rsidDel="00D83749">
          <w:rPr>
            <w:sz w:val="24"/>
            <w:szCs w:val="24"/>
          </w:rPr>
          <w:delText>choice behavior</w:delText>
        </w:r>
      </w:del>
      <w:ins w:id="376" w:author="Nate Blanco" w:date="2019-09-11T17:18:00Z">
        <w:r w:rsidR="00D83749">
          <w:rPr>
            <w:sz w:val="24"/>
            <w:szCs w:val="24"/>
          </w:rPr>
          <w:t>decision-mak</w:t>
        </w:r>
      </w:ins>
      <w:ins w:id="377" w:author="Nate Blanco" w:date="2019-09-11T17:19:00Z">
        <w:r w:rsidR="00D83749">
          <w:rPr>
            <w:sz w:val="24"/>
            <w:szCs w:val="24"/>
          </w:rPr>
          <w:t>ing</w:t>
        </w:r>
      </w:ins>
      <w:r w:rsidR="00D042FE">
        <w:rPr>
          <w:sz w:val="24"/>
          <w:szCs w:val="24"/>
        </w:rPr>
        <w:t>.</w:t>
      </w:r>
      <w:r w:rsidR="00341609">
        <w:rPr>
          <w:sz w:val="24"/>
          <w:szCs w:val="24"/>
        </w:rPr>
        <w:t xml:space="preserve"> </w:t>
      </w:r>
    </w:p>
    <w:p w14:paraId="39FDB672" w14:textId="0D0EBDF7" w:rsidR="00D83749" w:rsidRDefault="003701E9" w:rsidP="00F10F49">
      <w:pPr>
        <w:spacing w:line="480" w:lineRule="auto"/>
        <w:ind w:firstLine="720"/>
        <w:rPr>
          <w:sz w:val="24"/>
          <w:szCs w:val="24"/>
        </w:rPr>
      </w:pPr>
      <w:r>
        <w:rPr>
          <w:sz w:val="24"/>
          <w:szCs w:val="24"/>
        </w:rPr>
        <w:t xml:space="preserve">Children’s increasing ability to </w:t>
      </w:r>
      <w:del w:id="378" w:author="Nathaniel Blanco" w:date="2019-09-13T14:27:00Z">
        <w:r w:rsidDel="00352382">
          <w:rPr>
            <w:sz w:val="24"/>
            <w:szCs w:val="24"/>
          </w:rPr>
          <w:delText>focus attention</w:delText>
        </w:r>
      </w:del>
      <w:ins w:id="379" w:author="Nathaniel Blanco" w:date="2019-09-13T14:27:00Z">
        <w:r w:rsidR="00352382">
          <w:rPr>
            <w:sz w:val="24"/>
            <w:szCs w:val="24"/>
          </w:rPr>
          <w:t>attend</w:t>
        </w:r>
      </w:ins>
      <w:r>
        <w:rPr>
          <w:sz w:val="24"/>
          <w:szCs w:val="24"/>
        </w:rPr>
        <w:t xml:space="preserve"> selectively may coincide with an increase in maximizing their choices toward rewarding actions. Younger children’s choices </w:t>
      </w:r>
      <w:r w:rsidR="00EA6EDD">
        <w:rPr>
          <w:sz w:val="24"/>
          <w:szCs w:val="24"/>
        </w:rPr>
        <w:t>seem to be</w:t>
      </w:r>
      <w:del w:id="380" w:author="Nate Blanco" w:date="2019-09-16T04:08:00Z">
        <w:r w:rsidR="00EA6EDD" w:rsidDel="001A0ECE">
          <w:rPr>
            <w:sz w:val="24"/>
            <w:szCs w:val="24"/>
          </w:rPr>
          <w:delText xml:space="preserve"> largely</w:delText>
        </w:r>
      </w:del>
      <w:r w:rsidR="00EA6EDD">
        <w:rPr>
          <w:sz w:val="24"/>
          <w:szCs w:val="24"/>
        </w:rPr>
        <w:t xml:space="preserve"> geared toward</w:t>
      </w:r>
      <w:r>
        <w:rPr>
          <w:sz w:val="24"/>
          <w:szCs w:val="24"/>
        </w:rPr>
        <w:t xml:space="preserve"> learning</w:t>
      </w:r>
      <w:r w:rsidR="00EA6EDD">
        <w:rPr>
          <w:sz w:val="24"/>
          <w:szCs w:val="24"/>
        </w:rPr>
        <w:t xml:space="preserve"> rather than maximizing </w:t>
      </w:r>
      <w:r w:rsidR="00EA6EDD">
        <w:rPr>
          <w:sz w:val="24"/>
          <w:szCs w:val="24"/>
        </w:rPr>
        <w:lastRenderedPageBreak/>
        <w:t>reward</w:t>
      </w:r>
      <w:r>
        <w:rPr>
          <w:sz w:val="24"/>
          <w:szCs w:val="24"/>
        </w:rPr>
        <w:t>,</w:t>
      </w:r>
      <w:r w:rsidR="007A45FD">
        <w:rPr>
          <w:sz w:val="24"/>
          <w:szCs w:val="24"/>
        </w:rPr>
        <w:t xml:space="preserve"> a tendency which may be directly linked low</w:t>
      </w:r>
      <w:del w:id="381" w:author="Nate Blanco" w:date="2019-09-11T17:19:00Z">
        <w:r w:rsidR="007A45FD" w:rsidDel="00D83749">
          <w:rPr>
            <w:sz w:val="24"/>
            <w:szCs w:val="24"/>
          </w:rPr>
          <w:delText>er</w:delText>
        </w:r>
      </w:del>
      <w:r w:rsidR="007A45FD">
        <w:rPr>
          <w:sz w:val="24"/>
          <w:szCs w:val="24"/>
        </w:rPr>
        <w:t xml:space="preserve"> </w:t>
      </w:r>
      <w:del w:id="382" w:author="Nate Blanco" w:date="2019-09-11T17:19:00Z">
        <w:r w:rsidR="007A45FD" w:rsidDel="00D83749">
          <w:rPr>
            <w:sz w:val="24"/>
            <w:szCs w:val="24"/>
          </w:rPr>
          <w:delText xml:space="preserve">levels of </w:delText>
        </w:r>
      </w:del>
      <w:r w:rsidR="007A45FD">
        <w:rPr>
          <w:sz w:val="24"/>
          <w:szCs w:val="24"/>
        </w:rPr>
        <w:t>cognitive control (</w:t>
      </w:r>
      <w:r w:rsidR="007A45FD" w:rsidRPr="00C927CF">
        <w:rPr>
          <w:sz w:val="24"/>
          <w:szCs w:val="24"/>
        </w:rPr>
        <w:t>Chrysikou, Weber</w:t>
      </w:r>
      <w:r w:rsidR="00604AA8">
        <w:rPr>
          <w:sz w:val="24"/>
          <w:szCs w:val="24"/>
        </w:rPr>
        <w:t>,</w:t>
      </w:r>
      <w:r w:rsidR="007A45FD" w:rsidRPr="00C927CF">
        <w:rPr>
          <w:sz w:val="24"/>
          <w:szCs w:val="24"/>
        </w:rPr>
        <w:t xml:space="preserve"> &amp; Thompson-</w:t>
      </w:r>
      <w:proofErr w:type="spellStart"/>
      <w:r w:rsidR="007A45FD" w:rsidRPr="00C927CF">
        <w:rPr>
          <w:sz w:val="24"/>
          <w:szCs w:val="24"/>
        </w:rPr>
        <w:t>Schill</w:t>
      </w:r>
      <w:proofErr w:type="spellEnd"/>
      <w:r w:rsidR="007A45FD" w:rsidRPr="00C927CF">
        <w:rPr>
          <w:sz w:val="24"/>
          <w:szCs w:val="24"/>
        </w:rPr>
        <w:t>, 2013</w:t>
      </w:r>
      <w:r w:rsidR="007A45FD">
        <w:rPr>
          <w:sz w:val="24"/>
          <w:szCs w:val="24"/>
        </w:rPr>
        <w:t>), and which is supported by</w:t>
      </w:r>
      <w:r>
        <w:rPr>
          <w:sz w:val="24"/>
          <w:szCs w:val="24"/>
        </w:rPr>
        <w:t xml:space="preserve"> several recent findings showing that</w:t>
      </w:r>
      <w:ins w:id="383" w:author="Nate Blanco" w:date="2019-09-11T09:42:00Z">
        <w:r w:rsidR="00590FCB">
          <w:rPr>
            <w:sz w:val="24"/>
            <w:szCs w:val="24"/>
          </w:rPr>
          <w:t>,</w:t>
        </w:r>
      </w:ins>
      <w:r>
        <w:rPr>
          <w:sz w:val="24"/>
          <w:szCs w:val="24"/>
        </w:rPr>
        <w:t xml:space="preserve"> despite knowing the </w:t>
      </w:r>
      <w:del w:id="384" w:author="Nathaniel Blanco" w:date="2019-09-13T14:27:00Z">
        <w:r w:rsidDel="004011AD">
          <w:rPr>
            <w:sz w:val="24"/>
            <w:szCs w:val="24"/>
          </w:rPr>
          <w:delText>most valuable</w:delText>
        </w:r>
      </w:del>
      <w:ins w:id="385" w:author="Nathaniel Blanco" w:date="2019-09-13T14:27:00Z">
        <w:r w:rsidR="004011AD">
          <w:rPr>
            <w:sz w:val="24"/>
            <w:szCs w:val="24"/>
          </w:rPr>
          <w:t>best</w:t>
        </w:r>
      </w:ins>
      <w:r>
        <w:rPr>
          <w:sz w:val="24"/>
          <w:szCs w:val="24"/>
        </w:rPr>
        <w:t xml:space="preserve"> option</w:t>
      </w:r>
      <w:ins w:id="386" w:author="Nate Blanco" w:date="2019-09-11T09:42:00Z">
        <w:r w:rsidR="00590FCB">
          <w:rPr>
            <w:sz w:val="24"/>
            <w:szCs w:val="24"/>
          </w:rPr>
          <w:t>,</w:t>
        </w:r>
      </w:ins>
      <w:r>
        <w:rPr>
          <w:sz w:val="24"/>
          <w:szCs w:val="24"/>
        </w:rPr>
        <w:t xml:space="preserve"> children are less likely than adults to maximize their choices toward it (Plate</w:t>
      </w:r>
      <w:r w:rsidR="00EA6EDD">
        <w:rPr>
          <w:sz w:val="24"/>
          <w:szCs w:val="24"/>
        </w:rPr>
        <w:t xml:space="preserve"> et al. 2018; Blanco &amp; Sloutsky, 2019 </w:t>
      </w:r>
      <w:r w:rsidR="000F1290">
        <w:rPr>
          <w:i/>
          <w:iCs/>
          <w:sz w:val="24"/>
          <w:szCs w:val="24"/>
        </w:rPr>
        <w:t>PsyArXiv</w:t>
      </w:r>
      <w:r w:rsidR="00EA6EDD">
        <w:rPr>
          <w:sz w:val="24"/>
          <w:szCs w:val="24"/>
        </w:rPr>
        <w:t xml:space="preserve">). </w:t>
      </w:r>
    </w:p>
    <w:p w14:paraId="1257C0AD" w14:textId="77777777" w:rsidR="00EA6EDD" w:rsidRDefault="00EA6EDD">
      <w:pPr>
        <w:spacing w:line="480" w:lineRule="auto"/>
        <w:ind w:firstLine="720"/>
        <w:rPr>
          <w:sz w:val="24"/>
          <w:szCs w:val="24"/>
        </w:rPr>
      </w:pPr>
      <w:r>
        <w:rPr>
          <w:sz w:val="24"/>
          <w:szCs w:val="24"/>
        </w:rPr>
        <w:t>Understanding the</w:t>
      </w:r>
      <w:r w:rsidR="00341609">
        <w:rPr>
          <w:sz w:val="24"/>
          <w:szCs w:val="24"/>
        </w:rPr>
        <w:t xml:space="preserve"> critical and complex interaction of </w:t>
      </w:r>
      <w:r>
        <w:rPr>
          <w:sz w:val="24"/>
          <w:szCs w:val="24"/>
        </w:rPr>
        <w:t>attentional mechanisms</w:t>
      </w:r>
      <w:r w:rsidR="00341609">
        <w:rPr>
          <w:sz w:val="24"/>
          <w:szCs w:val="24"/>
        </w:rPr>
        <w:t xml:space="preserve"> and</w:t>
      </w:r>
      <w:r>
        <w:rPr>
          <w:sz w:val="24"/>
          <w:szCs w:val="24"/>
        </w:rPr>
        <w:t xml:space="preserve"> decision</w:t>
      </w:r>
      <w:r w:rsidR="002B5A86">
        <w:rPr>
          <w:sz w:val="24"/>
          <w:szCs w:val="24"/>
        </w:rPr>
        <w:t>-making</w:t>
      </w:r>
      <w:r w:rsidR="00341609">
        <w:rPr>
          <w:sz w:val="24"/>
          <w:szCs w:val="24"/>
        </w:rPr>
        <w:t xml:space="preserve"> </w:t>
      </w:r>
      <w:r>
        <w:rPr>
          <w:sz w:val="24"/>
          <w:szCs w:val="24"/>
        </w:rPr>
        <w:t>is an exciting area of future research and may be particularly important factor in understanding cognitive development.</w:t>
      </w:r>
    </w:p>
    <w:p w14:paraId="4B876113" w14:textId="77777777" w:rsidR="00576389" w:rsidRDefault="003701E9" w:rsidP="00DE3568">
      <w:pPr>
        <w:spacing w:line="480" w:lineRule="auto"/>
        <w:ind w:firstLine="720"/>
        <w:rPr>
          <w:sz w:val="24"/>
          <w:szCs w:val="24"/>
        </w:rPr>
      </w:pPr>
      <w:r>
        <w:rPr>
          <w:sz w:val="24"/>
          <w:szCs w:val="24"/>
        </w:rPr>
        <w:t xml:space="preserve"> </w:t>
      </w:r>
      <w:r w:rsidR="00576389">
        <w:rPr>
          <w:sz w:val="24"/>
          <w:szCs w:val="24"/>
        </w:rPr>
        <w:br w:type="page"/>
      </w:r>
    </w:p>
    <w:p w14:paraId="23A3E088" w14:textId="77777777" w:rsidR="00576389" w:rsidRDefault="00576389" w:rsidP="00576389">
      <w:pPr>
        <w:pStyle w:val="Heading1"/>
        <w:spacing w:before="220" w:line="480" w:lineRule="auto"/>
      </w:pPr>
      <w:r>
        <w:lastRenderedPageBreak/>
        <w:t>Acknowledgments</w:t>
      </w:r>
    </w:p>
    <w:p w14:paraId="60E997F2" w14:textId="77777777" w:rsidR="00576389" w:rsidRPr="00576389" w:rsidRDefault="00576389" w:rsidP="00576389">
      <w:pPr>
        <w:pStyle w:val="NormalSectionStart"/>
        <w:spacing w:line="480" w:lineRule="auto"/>
        <w:rPr>
          <w:sz w:val="24"/>
          <w:szCs w:val="24"/>
        </w:rPr>
      </w:pPr>
      <w:r w:rsidRPr="00576389">
        <w:rPr>
          <w:sz w:val="24"/>
          <w:szCs w:val="24"/>
        </w:rPr>
        <w:t xml:space="preserve">This research was supported by National Institutes of Health Grants R01HD078545 and P01HD080679 to V. M. Sloutsky. </w:t>
      </w:r>
      <w:r w:rsidR="00A82C57">
        <w:rPr>
          <w:sz w:val="24"/>
          <w:szCs w:val="24"/>
        </w:rPr>
        <w:t xml:space="preserve">We thank Alicia </w:t>
      </w:r>
      <w:proofErr w:type="spellStart"/>
      <w:r w:rsidR="00A82C57">
        <w:rPr>
          <w:sz w:val="24"/>
          <w:szCs w:val="24"/>
        </w:rPr>
        <w:t>Scimeca</w:t>
      </w:r>
      <w:proofErr w:type="spellEnd"/>
      <w:r w:rsidR="00A82C57">
        <w:rPr>
          <w:sz w:val="24"/>
          <w:szCs w:val="24"/>
        </w:rPr>
        <w:t xml:space="preserve"> and members of the Cognitive Development lab for their help with this project.</w:t>
      </w:r>
    </w:p>
    <w:p w14:paraId="7C77173F" w14:textId="77777777" w:rsidR="00576389" w:rsidRDefault="00576389">
      <w:pPr>
        <w:ind w:firstLine="0"/>
        <w:jc w:val="left"/>
        <w:rPr>
          <w:sz w:val="24"/>
          <w:szCs w:val="24"/>
        </w:rPr>
      </w:pPr>
      <w:r>
        <w:rPr>
          <w:sz w:val="24"/>
          <w:szCs w:val="24"/>
        </w:rPr>
        <w:br w:type="page"/>
      </w:r>
    </w:p>
    <w:p w14:paraId="7FC3C125" w14:textId="77777777" w:rsidR="00576389" w:rsidRPr="00576389" w:rsidRDefault="00576389" w:rsidP="00576389">
      <w:pPr>
        <w:pStyle w:val="Heading1"/>
        <w:spacing w:before="220" w:line="480" w:lineRule="auto"/>
        <w:rPr>
          <w:szCs w:val="24"/>
        </w:rPr>
      </w:pPr>
      <w:r w:rsidRPr="00576389">
        <w:rPr>
          <w:szCs w:val="24"/>
        </w:rPr>
        <w:lastRenderedPageBreak/>
        <w:t xml:space="preserve">References </w:t>
      </w:r>
    </w:p>
    <w:p w14:paraId="084041D8" w14:textId="77777777" w:rsidR="00576389" w:rsidRPr="00576389" w:rsidRDefault="00576389" w:rsidP="00576389">
      <w:pPr>
        <w:pStyle w:val="Reference"/>
        <w:spacing w:line="480" w:lineRule="auto"/>
        <w:ind w:left="360" w:hanging="360"/>
        <w:rPr>
          <w:sz w:val="24"/>
          <w:szCs w:val="24"/>
        </w:rPr>
      </w:pPr>
      <w:proofErr w:type="spellStart"/>
      <w:r w:rsidRPr="00576389">
        <w:rPr>
          <w:sz w:val="24"/>
          <w:szCs w:val="24"/>
        </w:rPr>
        <w:t>Badre</w:t>
      </w:r>
      <w:proofErr w:type="spellEnd"/>
      <w:r w:rsidRPr="00576389">
        <w:rPr>
          <w:sz w:val="24"/>
          <w:szCs w:val="24"/>
        </w:rPr>
        <w:t xml:space="preserve">, D., Doll, B. B., Long, N. M., &amp; Frank, M. J. (2012). </w:t>
      </w:r>
      <w:proofErr w:type="spellStart"/>
      <w:r w:rsidRPr="00576389">
        <w:rPr>
          <w:sz w:val="24"/>
          <w:szCs w:val="24"/>
        </w:rPr>
        <w:t>Rostrolateral</w:t>
      </w:r>
      <w:proofErr w:type="spellEnd"/>
      <w:r w:rsidRPr="00576389">
        <w:rPr>
          <w:sz w:val="24"/>
          <w:szCs w:val="24"/>
        </w:rPr>
        <w:t xml:space="preserve"> prefrontal cortex and individual differences in uncertainty-driven exploration. </w:t>
      </w:r>
      <w:r w:rsidRPr="00576389">
        <w:rPr>
          <w:i/>
          <w:sz w:val="24"/>
          <w:szCs w:val="24"/>
        </w:rPr>
        <w:t>Neuron</w:t>
      </w:r>
      <w:r w:rsidRPr="00576389">
        <w:rPr>
          <w:sz w:val="24"/>
          <w:szCs w:val="24"/>
        </w:rPr>
        <w:t>, </w:t>
      </w:r>
      <w:r w:rsidRPr="00576389">
        <w:rPr>
          <w:i/>
          <w:sz w:val="24"/>
          <w:szCs w:val="24"/>
        </w:rPr>
        <w:t>73</w:t>
      </w:r>
      <w:r w:rsidRPr="00576389">
        <w:rPr>
          <w:sz w:val="24"/>
          <w:szCs w:val="24"/>
        </w:rPr>
        <w:t>(3), 595-607.</w:t>
      </w:r>
    </w:p>
    <w:p w14:paraId="242ABC35" w14:textId="77777777" w:rsidR="00576389" w:rsidRPr="00576389" w:rsidRDefault="00576389" w:rsidP="00576389">
      <w:pPr>
        <w:pStyle w:val="Reference"/>
        <w:spacing w:line="480" w:lineRule="auto"/>
        <w:ind w:left="360" w:hanging="360"/>
        <w:rPr>
          <w:sz w:val="24"/>
          <w:szCs w:val="24"/>
        </w:rPr>
      </w:pPr>
      <w:r w:rsidRPr="00576389">
        <w:rPr>
          <w:sz w:val="24"/>
          <w:szCs w:val="24"/>
        </w:rPr>
        <w:t>Blair, M. R., Watson, M. R., &amp; Meier, K. M. (2009). Errors, efficiency, and the interplay between attention and category learning.</w:t>
      </w:r>
      <w:r w:rsidRPr="00576389">
        <w:rPr>
          <w:i/>
          <w:sz w:val="24"/>
          <w:szCs w:val="24"/>
        </w:rPr>
        <w:t> Cognition, 112</w:t>
      </w:r>
      <w:r w:rsidRPr="00576389">
        <w:rPr>
          <w:sz w:val="24"/>
          <w:szCs w:val="24"/>
        </w:rPr>
        <w:t>(2), 330-336.</w:t>
      </w:r>
    </w:p>
    <w:p w14:paraId="168314B3" w14:textId="77777777" w:rsidR="00576389" w:rsidRDefault="00576389" w:rsidP="00576389">
      <w:pPr>
        <w:pStyle w:val="Reference"/>
        <w:spacing w:line="480" w:lineRule="auto"/>
        <w:ind w:left="360" w:hanging="360"/>
        <w:rPr>
          <w:sz w:val="24"/>
          <w:szCs w:val="24"/>
        </w:rPr>
      </w:pPr>
      <w:r w:rsidRPr="00576389">
        <w:rPr>
          <w:sz w:val="24"/>
          <w:szCs w:val="24"/>
        </w:rPr>
        <w:t xml:space="preserve">Blanco, N. J., Love, B. C., Cooper, J. A., </w:t>
      </w:r>
      <w:proofErr w:type="spellStart"/>
      <w:r w:rsidRPr="00576389">
        <w:rPr>
          <w:sz w:val="24"/>
          <w:szCs w:val="24"/>
        </w:rPr>
        <w:t>McGeary</w:t>
      </w:r>
      <w:proofErr w:type="spellEnd"/>
      <w:r w:rsidRPr="00576389">
        <w:rPr>
          <w:sz w:val="24"/>
          <w:szCs w:val="24"/>
        </w:rPr>
        <w:t xml:space="preserve">, J. E., </w:t>
      </w:r>
      <w:proofErr w:type="spellStart"/>
      <w:r w:rsidRPr="00576389">
        <w:rPr>
          <w:sz w:val="24"/>
          <w:szCs w:val="24"/>
        </w:rPr>
        <w:t>Knopik</w:t>
      </w:r>
      <w:proofErr w:type="spellEnd"/>
      <w:r w:rsidRPr="00576389">
        <w:rPr>
          <w:sz w:val="24"/>
          <w:szCs w:val="24"/>
        </w:rPr>
        <w:t>, V. S., &amp; Maddox, W. T. (2015). A frontal dopamine system for reflective exploratory behavior. </w:t>
      </w:r>
      <w:r w:rsidRPr="00576389">
        <w:rPr>
          <w:i/>
          <w:sz w:val="24"/>
          <w:szCs w:val="24"/>
        </w:rPr>
        <w:t>Neurobiology of learning and memory, 123</w:t>
      </w:r>
      <w:r w:rsidRPr="00576389">
        <w:rPr>
          <w:sz w:val="24"/>
          <w:szCs w:val="24"/>
        </w:rPr>
        <w:t>, 84-91.</w:t>
      </w:r>
    </w:p>
    <w:p w14:paraId="3DBDC988" w14:textId="77777777" w:rsidR="0047065A" w:rsidRPr="0047065A" w:rsidRDefault="0047065A" w:rsidP="00576389">
      <w:pPr>
        <w:pStyle w:val="Reference"/>
        <w:spacing w:line="480" w:lineRule="auto"/>
        <w:ind w:left="360" w:hanging="360"/>
        <w:rPr>
          <w:sz w:val="24"/>
          <w:szCs w:val="24"/>
        </w:rPr>
      </w:pPr>
      <w:r w:rsidRPr="0047065A">
        <w:rPr>
          <w:sz w:val="24"/>
          <w:szCs w:val="24"/>
        </w:rPr>
        <w:t xml:space="preserve">Blanco, N. J., &amp; Sloutsky, V. M. (2019). Adaptive flexibility in category learning? Young children exhibit smaller costs of selective attention than adults. </w:t>
      </w:r>
      <w:r w:rsidRPr="001E6275">
        <w:rPr>
          <w:i/>
          <w:iCs/>
          <w:sz w:val="24"/>
          <w:szCs w:val="24"/>
        </w:rPr>
        <w:t>Developmental Psychology.</w:t>
      </w:r>
      <w:r>
        <w:rPr>
          <w:i/>
          <w:iCs/>
          <w:sz w:val="24"/>
          <w:szCs w:val="24"/>
        </w:rPr>
        <w:t xml:space="preserve"> </w:t>
      </w:r>
      <w:r w:rsidRPr="0047065A">
        <w:rPr>
          <w:i/>
          <w:iCs/>
          <w:sz w:val="24"/>
          <w:szCs w:val="24"/>
        </w:rPr>
        <w:t>http://dx.doi.org/10.1037/dev0000777</w:t>
      </w:r>
    </w:p>
    <w:p w14:paraId="70056894" w14:textId="0ED6ADD5" w:rsidR="00A86066" w:rsidRDefault="00981F45" w:rsidP="00372A91">
      <w:pPr>
        <w:pStyle w:val="Reference"/>
        <w:spacing w:line="480" w:lineRule="auto"/>
        <w:ind w:left="360" w:hanging="360"/>
        <w:rPr>
          <w:sz w:val="24"/>
          <w:szCs w:val="24"/>
        </w:rPr>
      </w:pPr>
      <w:r w:rsidRPr="00172B0B">
        <w:rPr>
          <w:sz w:val="24"/>
          <w:szCs w:val="24"/>
        </w:rPr>
        <w:t>Blanco, N.</w:t>
      </w:r>
      <w:r w:rsidR="00C66118" w:rsidRPr="00172B0B">
        <w:rPr>
          <w:sz w:val="24"/>
          <w:szCs w:val="24"/>
        </w:rPr>
        <w:t xml:space="preserve"> </w:t>
      </w:r>
      <w:r w:rsidRPr="00172B0B">
        <w:rPr>
          <w:sz w:val="24"/>
          <w:szCs w:val="24"/>
        </w:rPr>
        <w:t>J., &amp; Sloutsky, V. (2019, Aug</w:t>
      </w:r>
      <w:r w:rsidR="00C66118" w:rsidRPr="00172B0B">
        <w:rPr>
          <w:sz w:val="24"/>
          <w:szCs w:val="24"/>
        </w:rPr>
        <w:t>ust 5</w:t>
      </w:r>
      <w:r w:rsidRPr="00172B0B">
        <w:rPr>
          <w:sz w:val="24"/>
          <w:szCs w:val="24"/>
        </w:rPr>
        <w:t>). Systematic exploration and uncertainty</w:t>
      </w:r>
      <w:r w:rsidR="00C66118" w:rsidRPr="00172B0B">
        <w:rPr>
          <w:sz w:val="24"/>
          <w:szCs w:val="24"/>
        </w:rPr>
        <w:t xml:space="preserve"> </w:t>
      </w:r>
      <w:r w:rsidRPr="00172B0B">
        <w:rPr>
          <w:sz w:val="24"/>
          <w:szCs w:val="24"/>
        </w:rPr>
        <w:t>dominate young children’s choices.</w:t>
      </w:r>
      <w:r w:rsidR="00C66118" w:rsidRPr="00172B0B">
        <w:rPr>
          <w:sz w:val="24"/>
          <w:szCs w:val="24"/>
        </w:rPr>
        <w:t xml:space="preserve"> </w:t>
      </w:r>
      <w:r w:rsidRPr="00172B0B">
        <w:rPr>
          <w:rFonts w:eastAsia="ヒラギノ角ゴ Pro W3"/>
          <w:i/>
          <w:iCs/>
          <w:color w:val="000000"/>
          <w:sz w:val="24"/>
          <w:szCs w:val="24"/>
        </w:rPr>
        <w:t>PsyArXiv</w:t>
      </w:r>
      <w:r w:rsidRPr="00172B0B">
        <w:rPr>
          <w:sz w:val="24"/>
          <w:szCs w:val="24"/>
        </w:rPr>
        <w:t>. Retrieved from psyarxiv.com/72sfx</w:t>
      </w:r>
      <w:r w:rsidR="00714E80" w:rsidRPr="00172B0B">
        <w:rPr>
          <w:sz w:val="24"/>
          <w:szCs w:val="24"/>
        </w:rPr>
        <w:t>.</w:t>
      </w:r>
      <w:r w:rsidR="00C66118" w:rsidRPr="00172B0B">
        <w:rPr>
          <w:sz w:val="24"/>
          <w:szCs w:val="24"/>
        </w:rPr>
        <w:t xml:space="preserve"> </w:t>
      </w:r>
      <w:proofErr w:type="spellStart"/>
      <w:r w:rsidRPr="00172B0B">
        <w:rPr>
          <w:sz w:val="24"/>
          <w:szCs w:val="24"/>
        </w:rPr>
        <w:t>doi</w:t>
      </w:r>
      <w:proofErr w:type="spellEnd"/>
      <w:r w:rsidRPr="00172B0B">
        <w:rPr>
          <w:sz w:val="24"/>
          <w:szCs w:val="24"/>
        </w:rPr>
        <w:t>: 10.31234/osf.io/72sfx</w:t>
      </w:r>
    </w:p>
    <w:p w14:paraId="1A89E57C" w14:textId="77777777" w:rsidR="00A86066" w:rsidRDefault="00A86066" w:rsidP="001E6275">
      <w:pPr>
        <w:pStyle w:val="FreeForm"/>
        <w:spacing w:line="480" w:lineRule="auto"/>
        <w:ind w:left="360" w:hanging="360"/>
        <w:rPr>
          <w:rFonts w:ascii="Times New Roman" w:hAnsi="Times New Roman"/>
          <w:color w:val="191919"/>
        </w:rPr>
      </w:pPr>
      <w:r w:rsidRPr="0014403C">
        <w:rPr>
          <w:rFonts w:ascii="Times New Roman" w:hAnsi="Times New Roman"/>
          <w:color w:val="191919"/>
        </w:rPr>
        <w:t xml:space="preserve">Bunge, S. A., </w:t>
      </w:r>
      <w:proofErr w:type="spellStart"/>
      <w:r w:rsidRPr="0014403C">
        <w:rPr>
          <w:rFonts w:ascii="Times New Roman" w:hAnsi="Times New Roman"/>
          <w:color w:val="191919"/>
        </w:rPr>
        <w:t>Dudukovic</w:t>
      </w:r>
      <w:proofErr w:type="spellEnd"/>
      <w:r w:rsidRPr="0014403C">
        <w:rPr>
          <w:rFonts w:ascii="Times New Roman" w:hAnsi="Times New Roman"/>
          <w:color w:val="191919"/>
        </w:rPr>
        <w:t xml:space="preserve">, N. M., Thomason, M. E., Vaidya, C. J., &amp; </w:t>
      </w:r>
      <w:proofErr w:type="spellStart"/>
      <w:r w:rsidRPr="0014403C">
        <w:rPr>
          <w:rFonts w:ascii="Times New Roman" w:hAnsi="Times New Roman"/>
          <w:color w:val="191919"/>
        </w:rPr>
        <w:t>Gabrieli</w:t>
      </w:r>
      <w:proofErr w:type="spellEnd"/>
      <w:r w:rsidRPr="0014403C">
        <w:rPr>
          <w:rFonts w:ascii="Times New Roman" w:hAnsi="Times New Roman"/>
          <w:color w:val="191919"/>
        </w:rPr>
        <w:t xml:space="preserve">, J. D. (2002). Immature frontal lobe contributions to cognitive control in children: evidence from fMRI. </w:t>
      </w:r>
      <w:r w:rsidRPr="00636C38">
        <w:rPr>
          <w:rFonts w:ascii="Times New Roman" w:hAnsi="Times New Roman"/>
          <w:i/>
          <w:color w:val="191919"/>
        </w:rPr>
        <w:t>Neuron, 33</w:t>
      </w:r>
      <w:r w:rsidRPr="0014403C">
        <w:rPr>
          <w:rFonts w:ascii="Times New Roman" w:hAnsi="Times New Roman"/>
          <w:color w:val="191919"/>
        </w:rPr>
        <w:t>, 301-311.</w:t>
      </w:r>
      <w:r>
        <w:rPr>
          <w:rFonts w:ascii="Times New Roman" w:hAnsi="Times New Roman"/>
          <w:color w:val="191919"/>
        </w:rPr>
        <w:t xml:space="preserve"> </w:t>
      </w:r>
      <w:r w:rsidRPr="002C0800">
        <w:rPr>
          <w:rFonts w:ascii="Times New Roman" w:hAnsi="Times New Roman"/>
          <w:color w:val="191919"/>
        </w:rPr>
        <w:t>https://doi.org/10.1016/S0896-6273(01)00583-9</w:t>
      </w:r>
    </w:p>
    <w:p w14:paraId="172246BB" w14:textId="3B47C6B3" w:rsidR="00FA2567" w:rsidRDefault="00A86066" w:rsidP="008E67CE">
      <w:pPr>
        <w:pStyle w:val="FreeForm"/>
        <w:spacing w:line="480" w:lineRule="auto"/>
        <w:ind w:left="360" w:hanging="360"/>
      </w:pPr>
      <w:r w:rsidRPr="00E126CB">
        <w:rPr>
          <w:rFonts w:ascii="Times New Roman" w:hAnsi="Times New Roman"/>
          <w:color w:val="191919"/>
        </w:rPr>
        <w:t xml:space="preserve">Casey, B. J., </w:t>
      </w:r>
      <w:proofErr w:type="spellStart"/>
      <w:r w:rsidRPr="00E126CB">
        <w:rPr>
          <w:rFonts w:ascii="Times New Roman" w:hAnsi="Times New Roman"/>
          <w:color w:val="191919"/>
        </w:rPr>
        <w:t>Giedd</w:t>
      </w:r>
      <w:proofErr w:type="spellEnd"/>
      <w:r w:rsidRPr="00E126CB">
        <w:rPr>
          <w:rFonts w:ascii="Times New Roman" w:hAnsi="Times New Roman"/>
          <w:color w:val="191919"/>
        </w:rPr>
        <w:t xml:space="preserve">, J. N., &amp; Thomas, K. M. (2000). Structural and functional brain development and its relation to cognitive development. </w:t>
      </w:r>
      <w:r w:rsidRPr="00636C38">
        <w:rPr>
          <w:rFonts w:ascii="Times New Roman" w:hAnsi="Times New Roman"/>
          <w:i/>
          <w:color w:val="191919"/>
        </w:rPr>
        <w:t xml:space="preserve">Biological </w:t>
      </w:r>
      <w:r>
        <w:rPr>
          <w:rFonts w:ascii="Times New Roman" w:hAnsi="Times New Roman"/>
          <w:i/>
          <w:color w:val="191919"/>
        </w:rPr>
        <w:t>P</w:t>
      </w:r>
      <w:r w:rsidRPr="00636C38">
        <w:rPr>
          <w:rFonts w:ascii="Times New Roman" w:hAnsi="Times New Roman"/>
          <w:i/>
          <w:color w:val="191919"/>
        </w:rPr>
        <w:t>sychology, 54</w:t>
      </w:r>
      <w:r w:rsidRPr="00E126CB">
        <w:rPr>
          <w:rFonts w:ascii="Times New Roman" w:hAnsi="Times New Roman"/>
          <w:color w:val="191919"/>
        </w:rPr>
        <w:t>, 241-257.</w:t>
      </w:r>
      <w:r>
        <w:rPr>
          <w:rFonts w:ascii="Times New Roman" w:hAnsi="Times New Roman"/>
          <w:color w:val="191919"/>
        </w:rPr>
        <w:t xml:space="preserve"> </w:t>
      </w:r>
      <w:r w:rsidRPr="002C0800">
        <w:rPr>
          <w:rFonts w:ascii="Times New Roman" w:hAnsi="Times New Roman"/>
          <w:color w:val="191919"/>
        </w:rPr>
        <w:t>https://doi.org/10.1016/S0301-0511(00)00058-2</w:t>
      </w:r>
    </w:p>
    <w:p w14:paraId="19002131" w14:textId="77777777" w:rsidR="008B3E17" w:rsidRDefault="008B3E17" w:rsidP="00576389">
      <w:pPr>
        <w:pStyle w:val="Reference"/>
        <w:spacing w:line="480" w:lineRule="auto"/>
        <w:ind w:left="360" w:hanging="360"/>
        <w:rPr>
          <w:sz w:val="24"/>
          <w:szCs w:val="24"/>
        </w:rPr>
      </w:pPr>
      <w:r w:rsidRPr="008B3E17">
        <w:rPr>
          <w:sz w:val="24"/>
          <w:szCs w:val="24"/>
        </w:rPr>
        <w:t xml:space="preserve">Chong, S. C., &amp; </w:t>
      </w:r>
      <w:proofErr w:type="spellStart"/>
      <w:r w:rsidRPr="008B3E17">
        <w:rPr>
          <w:sz w:val="24"/>
          <w:szCs w:val="24"/>
        </w:rPr>
        <w:t>Treisman</w:t>
      </w:r>
      <w:proofErr w:type="spellEnd"/>
      <w:r w:rsidRPr="008B3E17">
        <w:rPr>
          <w:sz w:val="24"/>
          <w:szCs w:val="24"/>
        </w:rPr>
        <w:t xml:space="preserve">, A. (2005). Attentional spread in the statistical processing of visual displays. </w:t>
      </w:r>
      <w:r w:rsidRPr="008B3E17">
        <w:rPr>
          <w:i/>
          <w:iCs/>
          <w:sz w:val="24"/>
          <w:szCs w:val="24"/>
        </w:rPr>
        <w:t>Perception &amp; Psychophysics</w:t>
      </w:r>
      <w:r w:rsidRPr="008B3E17">
        <w:rPr>
          <w:sz w:val="24"/>
          <w:szCs w:val="24"/>
        </w:rPr>
        <w:t xml:space="preserve">, </w:t>
      </w:r>
      <w:r w:rsidRPr="008B3E17">
        <w:rPr>
          <w:i/>
          <w:iCs/>
          <w:sz w:val="24"/>
          <w:szCs w:val="24"/>
        </w:rPr>
        <w:t>67</w:t>
      </w:r>
      <w:r w:rsidRPr="008B3E17">
        <w:rPr>
          <w:sz w:val="24"/>
          <w:szCs w:val="24"/>
        </w:rPr>
        <w:t>, 1–13.</w:t>
      </w:r>
    </w:p>
    <w:p w14:paraId="3506238D" w14:textId="77777777" w:rsidR="00140DC9" w:rsidRDefault="00140DC9" w:rsidP="00576389">
      <w:pPr>
        <w:pStyle w:val="Reference"/>
        <w:spacing w:line="480" w:lineRule="auto"/>
        <w:ind w:left="360" w:hanging="360"/>
        <w:rPr>
          <w:sz w:val="24"/>
          <w:szCs w:val="24"/>
        </w:rPr>
      </w:pPr>
      <w:r w:rsidRPr="00140DC9">
        <w:rPr>
          <w:sz w:val="24"/>
          <w:szCs w:val="24"/>
        </w:rPr>
        <w:lastRenderedPageBreak/>
        <w:t>Chrysikou, E. G., Weber, M. J., &amp; Thompson-</w:t>
      </w:r>
      <w:proofErr w:type="spellStart"/>
      <w:r w:rsidRPr="00140DC9">
        <w:rPr>
          <w:sz w:val="24"/>
          <w:szCs w:val="24"/>
        </w:rPr>
        <w:t>Schill</w:t>
      </w:r>
      <w:proofErr w:type="spellEnd"/>
      <w:r w:rsidRPr="00140DC9">
        <w:rPr>
          <w:sz w:val="24"/>
          <w:szCs w:val="24"/>
        </w:rPr>
        <w:t xml:space="preserve">, S. L. (2014). A matched filter hypothesis for cognitive control. </w:t>
      </w:r>
      <w:proofErr w:type="spellStart"/>
      <w:r w:rsidRPr="00172B0B">
        <w:rPr>
          <w:i/>
          <w:iCs/>
          <w:sz w:val="24"/>
          <w:szCs w:val="24"/>
        </w:rPr>
        <w:t>Neuropsychologia</w:t>
      </w:r>
      <w:proofErr w:type="spellEnd"/>
      <w:r w:rsidRPr="00172B0B">
        <w:rPr>
          <w:i/>
          <w:iCs/>
          <w:sz w:val="24"/>
          <w:szCs w:val="24"/>
        </w:rPr>
        <w:t>, 62</w:t>
      </w:r>
      <w:r w:rsidRPr="00140DC9">
        <w:rPr>
          <w:sz w:val="24"/>
          <w:szCs w:val="24"/>
        </w:rPr>
        <w:t>, 341-355.</w:t>
      </w:r>
    </w:p>
    <w:p w14:paraId="478EAE64" w14:textId="77777777" w:rsidR="00576389" w:rsidRPr="00576389" w:rsidRDefault="00576389" w:rsidP="00576389">
      <w:pPr>
        <w:pStyle w:val="Reference"/>
        <w:spacing w:line="480" w:lineRule="auto"/>
        <w:ind w:left="360" w:hanging="360"/>
        <w:rPr>
          <w:sz w:val="24"/>
          <w:szCs w:val="24"/>
        </w:rPr>
      </w:pPr>
      <w:proofErr w:type="spellStart"/>
      <w:r w:rsidRPr="00576389">
        <w:rPr>
          <w:sz w:val="24"/>
          <w:szCs w:val="24"/>
        </w:rPr>
        <w:t>Daw</w:t>
      </w:r>
      <w:proofErr w:type="spellEnd"/>
      <w:r w:rsidRPr="00576389">
        <w:rPr>
          <w:sz w:val="24"/>
          <w:szCs w:val="24"/>
        </w:rPr>
        <w:t xml:space="preserve">, N. D., </w:t>
      </w:r>
      <w:proofErr w:type="spellStart"/>
      <w:r w:rsidRPr="00576389">
        <w:rPr>
          <w:sz w:val="24"/>
          <w:szCs w:val="24"/>
        </w:rPr>
        <w:t>O'doherty</w:t>
      </w:r>
      <w:proofErr w:type="spellEnd"/>
      <w:r w:rsidRPr="00576389">
        <w:rPr>
          <w:sz w:val="24"/>
          <w:szCs w:val="24"/>
        </w:rPr>
        <w:t>, J. P., Dayan, P., Seymour, B., &amp; Dolan, R. J. (2006). Cortical substrates for exploratory decisions in humans. </w:t>
      </w:r>
      <w:r w:rsidRPr="00576389">
        <w:rPr>
          <w:i/>
          <w:sz w:val="24"/>
          <w:szCs w:val="24"/>
        </w:rPr>
        <w:t>Nature, 441</w:t>
      </w:r>
      <w:r w:rsidRPr="00576389">
        <w:rPr>
          <w:sz w:val="24"/>
          <w:szCs w:val="24"/>
        </w:rPr>
        <w:t>(7095), 876-879.</w:t>
      </w:r>
    </w:p>
    <w:p w14:paraId="47C507D2" w14:textId="77777777" w:rsidR="00576389" w:rsidRPr="00576389" w:rsidRDefault="00576389" w:rsidP="00576389">
      <w:pPr>
        <w:pStyle w:val="Reference"/>
        <w:spacing w:line="480" w:lineRule="auto"/>
        <w:ind w:left="360" w:hanging="360"/>
        <w:rPr>
          <w:sz w:val="24"/>
          <w:szCs w:val="24"/>
        </w:rPr>
      </w:pPr>
      <w:r w:rsidRPr="00576389">
        <w:rPr>
          <w:sz w:val="24"/>
          <w:szCs w:val="24"/>
        </w:rPr>
        <w:t>Deng, W. S., &amp; Sloutsky, V. M. (2015). The development of categorization: Effects of classification and inference training on category representation. </w:t>
      </w:r>
      <w:r w:rsidRPr="00576389">
        <w:rPr>
          <w:i/>
          <w:sz w:val="24"/>
          <w:szCs w:val="24"/>
        </w:rPr>
        <w:t>Developmental Psychology, 51</w:t>
      </w:r>
      <w:r w:rsidRPr="00576389">
        <w:rPr>
          <w:sz w:val="24"/>
          <w:szCs w:val="24"/>
        </w:rPr>
        <w:t>(3), 392-405.</w:t>
      </w:r>
    </w:p>
    <w:p w14:paraId="6CC9E6CB" w14:textId="77777777" w:rsidR="00576389" w:rsidRPr="00576389" w:rsidRDefault="00576389" w:rsidP="00576389">
      <w:pPr>
        <w:pStyle w:val="Reference"/>
        <w:spacing w:line="480" w:lineRule="auto"/>
        <w:ind w:left="360" w:hanging="360"/>
        <w:rPr>
          <w:sz w:val="24"/>
          <w:szCs w:val="24"/>
        </w:rPr>
      </w:pPr>
      <w:r w:rsidRPr="00576389">
        <w:rPr>
          <w:sz w:val="24"/>
          <w:szCs w:val="24"/>
        </w:rPr>
        <w:t>Deng, W. S., &amp; Sloutsky, V. M. (2016). Selective attention, diffused attention, and the development of categorization. </w:t>
      </w:r>
      <w:r w:rsidRPr="00576389">
        <w:rPr>
          <w:i/>
          <w:sz w:val="24"/>
          <w:szCs w:val="24"/>
        </w:rPr>
        <w:t>Cognitive Psychology, 91,</w:t>
      </w:r>
      <w:r w:rsidRPr="00576389">
        <w:rPr>
          <w:sz w:val="24"/>
          <w:szCs w:val="24"/>
        </w:rPr>
        <w:t xml:space="preserve"> 24-62.</w:t>
      </w:r>
    </w:p>
    <w:p w14:paraId="18A7DBFB" w14:textId="69A4AD31" w:rsidR="00576389" w:rsidDel="00EE373F" w:rsidRDefault="00576389" w:rsidP="00576389">
      <w:pPr>
        <w:pStyle w:val="Reference"/>
        <w:spacing w:line="480" w:lineRule="auto"/>
        <w:ind w:left="360" w:hanging="360"/>
        <w:rPr>
          <w:del w:id="387" w:author="Nate Blanco" w:date="2019-09-11T17:33:00Z"/>
          <w:sz w:val="24"/>
          <w:szCs w:val="24"/>
        </w:rPr>
      </w:pPr>
      <w:del w:id="388" w:author="Nate Blanco" w:date="2019-09-11T17:33:00Z">
        <w:r w:rsidRPr="00576389" w:rsidDel="00EE373F">
          <w:rPr>
            <w:sz w:val="24"/>
            <w:szCs w:val="24"/>
          </w:rPr>
          <w:delText xml:space="preserve">Frank, M.J., Doll, B.B., Oas-Terpstra, J., &amp; Moreno, F. (2009). Prefrontal and striatal dopaminergic genes predict individual differences in exploration and exploitation. </w:delText>
        </w:r>
        <w:r w:rsidRPr="00576389" w:rsidDel="00EE373F">
          <w:rPr>
            <w:i/>
            <w:sz w:val="24"/>
            <w:szCs w:val="24"/>
          </w:rPr>
          <w:delText>Nature Neuroscience, 12</w:delText>
        </w:r>
        <w:r w:rsidRPr="00576389" w:rsidDel="00EE373F">
          <w:rPr>
            <w:sz w:val="24"/>
            <w:szCs w:val="24"/>
          </w:rPr>
          <w:delText xml:space="preserve">, 1062–1068. </w:delText>
        </w:r>
      </w:del>
    </w:p>
    <w:p w14:paraId="7AAEE4C0" w14:textId="77777777" w:rsidR="00A474DB" w:rsidRDefault="00A474DB" w:rsidP="00576389">
      <w:pPr>
        <w:pStyle w:val="Reference"/>
        <w:spacing w:line="480" w:lineRule="auto"/>
        <w:ind w:left="360" w:hanging="360"/>
        <w:rPr>
          <w:sz w:val="24"/>
          <w:szCs w:val="24"/>
        </w:rPr>
      </w:pPr>
      <w:r w:rsidRPr="00A474DB">
        <w:rPr>
          <w:sz w:val="24"/>
          <w:szCs w:val="24"/>
        </w:rPr>
        <w:t xml:space="preserve">Gopnik, A. (2010). How babies think. </w:t>
      </w:r>
      <w:r w:rsidRPr="00172B0B">
        <w:rPr>
          <w:i/>
          <w:iCs/>
          <w:sz w:val="24"/>
          <w:szCs w:val="24"/>
        </w:rPr>
        <w:t>Scientific American, 30</w:t>
      </w:r>
      <w:r w:rsidRPr="00A474DB">
        <w:rPr>
          <w:sz w:val="24"/>
          <w:szCs w:val="24"/>
        </w:rPr>
        <w:t>3, 76-81.</w:t>
      </w:r>
    </w:p>
    <w:p w14:paraId="65FBEF8B" w14:textId="77777777" w:rsidR="00576389" w:rsidRPr="00576389" w:rsidRDefault="00576389" w:rsidP="00576389">
      <w:pPr>
        <w:pStyle w:val="Reference"/>
        <w:spacing w:line="480" w:lineRule="auto"/>
        <w:ind w:left="360" w:hanging="360"/>
        <w:rPr>
          <w:sz w:val="24"/>
          <w:szCs w:val="24"/>
        </w:rPr>
      </w:pPr>
      <w:proofErr w:type="spellStart"/>
      <w:r w:rsidRPr="00576389">
        <w:rPr>
          <w:sz w:val="24"/>
          <w:szCs w:val="24"/>
        </w:rPr>
        <w:t>Konovalov</w:t>
      </w:r>
      <w:proofErr w:type="spellEnd"/>
      <w:r w:rsidRPr="00576389">
        <w:rPr>
          <w:sz w:val="24"/>
          <w:szCs w:val="24"/>
        </w:rPr>
        <w:t xml:space="preserve">, A., &amp; </w:t>
      </w:r>
      <w:proofErr w:type="spellStart"/>
      <w:r w:rsidRPr="00576389">
        <w:rPr>
          <w:sz w:val="24"/>
          <w:szCs w:val="24"/>
        </w:rPr>
        <w:t>Krajbich</w:t>
      </w:r>
      <w:proofErr w:type="spellEnd"/>
      <w:r w:rsidRPr="00576389">
        <w:rPr>
          <w:sz w:val="24"/>
          <w:szCs w:val="24"/>
        </w:rPr>
        <w:t xml:space="preserve">, I. (2016). Gaze data reveal distinct choice processes underlying model-based and model-free reinforcement learning. </w:t>
      </w:r>
      <w:r w:rsidRPr="00576389">
        <w:rPr>
          <w:i/>
          <w:sz w:val="24"/>
          <w:szCs w:val="24"/>
        </w:rPr>
        <w:t>Nature communications, 7</w:t>
      </w:r>
      <w:r w:rsidRPr="00576389">
        <w:rPr>
          <w:sz w:val="24"/>
          <w:szCs w:val="24"/>
        </w:rPr>
        <w:t>.</w:t>
      </w:r>
    </w:p>
    <w:p w14:paraId="0D218695" w14:textId="77777777" w:rsidR="00576389" w:rsidRPr="00576389" w:rsidRDefault="00576389" w:rsidP="00576389">
      <w:pPr>
        <w:pStyle w:val="Reference"/>
        <w:spacing w:line="480" w:lineRule="auto"/>
        <w:ind w:left="360" w:hanging="360"/>
        <w:rPr>
          <w:sz w:val="24"/>
          <w:szCs w:val="24"/>
        </w:rPr>
      </w:pPr>
      <w:r w:rsidRPr="00576389">
        <w:rPr>
          <w:sz w:val="24"/>
          <w:szCs w:val="24"/>
        </w:rPr>
        <w:t>Knox, W. B., Otto, A. R., Stone, P., &amp; Love, B. (2012). The nature of belief-directed exploratory choice in human decision-making. </w:t>
      </w:r>
      <w:r w:rsidRPr="00576389">
        <w:rPr>
          <w:i/>
          <w:sz w:val="24"/>
          <w:szCs w:val="24"/>
        </w:rPr>
        <w:t>Frontiers in psychology, 2,</w:t>
      </w:r>
      <w:r w:rsidRPr="00576389">
        <w:rPr>
          <w:sz w:val="24"/>
          <w:szCs w:val="24"/>
        </w:rPr>
        <w:t xml:space="preserve"> 398.</w:t>
      </w:r>
    </w:p>
    <w:p w14:paraId="5A34C8DC" w14:textId="77777777" w:rsidR="00576389" w:rsidRDefault="00576389" w:rsidP="00576389">
      <w:pPr>
        <w:pStyle w:val="Reference"/>
        <w:spacing w:line="480" w:lineRule="auto"/>
        <w:ind w:left="360" w:hanging="360"/>
        <w:rPr>
          <w:sz w:val="24"/>
          <w:szCs w:val="24"/>
        </w:rPr>
      </w:pPr>
      <w:r w:rsidRPr="00576389">
        <w:rPr>
          <w:sz w:val="24"/>
          <w:szCs w:val="24"/>
        </w:rPr>
        <w:t xml:space="preserve">Otto, A. R., Knox, W. B., Markman, A. B., &amp; Love, B. C. (2014). Physiological and behavioral signatures of reflective exploratory choice. </w:t>
      </w:r>
      <w:r w:rsidRPr="00576389">
        <w:rPr>
          <w:i/>
          <w:sz w:val="24"/>
          <w:szCs w:val="24"/>
        </w:rPr>
        <w:t>Cognitive, Affective, &amp; Behavioral Neuroscience, 14,</w:t>
      </w:r>
      <w:r w:rsidRPr="00576389">
        <w:rPr>
          <w:sz w:val="24"/>
          <w:szCs w:val="24"/>
        </w:rPr>
        <w:t xml:space="preserve"> 1167–1183. </w:t>
      </w:r>
    </w:p>
    <w:p w14:paraId="360A8BBF" w14:textId="77777777" w:rsidR="00625094" w:rsidRPr="00053850" w:rsidRDefault="00625094" w:rsidP="00053850">
      <w:pPr>
        <w:pStyle w:val="FreeForm"/>
        <w:spacing w:line="480" w:lineRule="auto"/>
        <w:ind w:left="360" w:hanging="360"/>
        <w:rPr>
          <w:rFonts w:ascii="Times New Roman" w:hAnsi="Times New Roman"/>
          <w:color w:val="191919"/>
        </w:rPr>
      </w:pPr>
      <w:r w:rsidRPr="00080D84">
        <w:rPr>
          <w:rFonts w:ascii="Times New Roman" w:hAnsi="Times New Roman"/>
          <w:color w:val="191919"/>
        </w:rPr>
        <w:t xml:space="preserve">Plate, R. C., </w:t>
      </w:r>
      <w:proofErr w:type="spellStart"/>
      <w:r w:rsidRPr="00080D84">
        <w:rPr>
          <w:rFonts w:ascii="Times New Roman" w:hAnsi="Times New Roman"/>
          <w:color w:val="191919"/>
        </w:rPr>
        <w:t>Fulvio</w:t>
      </w:r>
      <w:proofErr w:type="spellEnd"/>
      <w:r w:rsidRPr="00080D84">
        <w:rPr>
          <w:rFonts w:ascii="Times New Roman" w:hAnsi="Times New Roman"/>
          <w:color w:val="191919"/>
        </w:rPr>
        <w:t xml:space="preserve">, J. M., Shutts, K., Green, C. S., &amp; Pollak, S. D. (2018). Probability Learning: Changes in Behavior Across Time and Development. </w:t>
      </w:r>
      <w:r w:rsidRPr="00196214">
        <w:rPr>
          <w:rFonts w:ascii="Times New Roman" w:hAnsi="Times New Roman"/>
          <w:i/>
          <w:color w:val="191919"/>
        </w:rPr>
        <w:t xml:space="preserve">Child </w:t>
      </w:r>
      <w:r>
        <w:rPr>
          <w:rFonts w:ascii="Times New Roman" w:hAnsi="Times New Roman"/>
          <w:i/>
          <w:color w:val="191919"/>
        </w:rPr>
        <w:t>D</w:t>
      </w:r>
      <w:r w:rsidRPr="00196214">
        <w:rPr>
          <w:rFonts w:ascii="Times New Roman" w:hAnsi="Times New Roman"/>
          <w:i/>
          <w:color w:val="191919"/>
        </w:rPr>
        <w:t>evelopment, 89</w:t>
      </w:r>
      <w:r w:rsidRPr="00080D84">
        <w:rPr>
          <w:rFonts w:ascii="Times New Roman" w:hAnsi="Times New Roman"/>
          <w:color w:val="191919"/>
        </w:rPr>
        <w:t>, 205-218.</w:t>
      </w:r>
      <w:r>
        <w:rPr>
          <w:rFonts w:ascii="Times New Roman" w:hAnsi="Times New Roman"/>
          <w:color w:val="191919"/>
        </w:rPr>
        <w:t xml:space="preserve"> </w:t>
      </w:r>
      <w:proofErr w:type="spellStart"/>
      <w:r>
        <w:rPr>
          <w:rFonts w:ascii="Times New Roman" w:hAnsi="Times New Roman"/>
          <w:i/>
          <w:iCs/>
          <w:color w:val="191919"/>
        </w:rPr>
        <w:t>doi</w:t>
      </w:r>
      <w:proofErr w:type="spellEnd"/>
      <w:r>
        <w:rPr>
          <w:rFonts w:ascii="Times New Roman" w:hAnsi="Times New Roman"/>
          <w:i/>
          <w:iCs/>
          <w:color w:val="191919"/>
        </w:rPr>
        <w:t xml:space="preserve">: </w:t>
      </w:r>
      <w:r w:rsidRPr="002C0800">
        <w:rPr>
          <w:rFonts w:ascii="Times New Roman" w:hAnsi="Times New Roman"/>
          <w:color w:val="191919"/>
        </w:rPr>
        <w:t>https://doi.org/10.1111/cdev.12718</w:t>
      </w:r>
    </w:p>
    <w:p w14:paraId="4D9FE079" w14:textId="77777777" w:rsidR="00576389" w:rsidRDefault="00576389" w:rsidP="00576389">
      <w:pPr>
        <w:pStyle w:val="Reference"/>
        <w:spacing w:line="480" w:lineRule="auto"/>
        <w:ind w:left="360" w:hanging="360"/>
        <w:rPr>
          <w:sz w:val="24"/>
          <w:szCs w:val="24"/>
        </w:rPr>
      </w:pPr>
      <w:proofErr w:type="spellStart"/>
      <w:r w:rsidRPr="00576389">
        <w:rPr>
          <w:sz w:val="24"/>
          <w:szCs w:val="24"/>
        </w:rPr>
        <w:t>Plebanek</w:t>
      </w:r>
      <w:proofErr w:type="spellEnd"/>
      <w:r w:rsidRPr="00576389">
        <w:rPr>
          <w:sz w:val="24"/>
          <w:szCs w:val="24"/>
        </w:rPr>
        <w:t>, D. J., &amp; Sloutsky, V. M. (2017). Costs of selective attention: when children notice what adults miss. </w:t>
      </w:r>
      <w:r w:rsidRPr="00576389">
        <w:rPr>
          <w:i/>
          <w:sz w:val="24"/>
          <w:szCs w:val="24"/>
        </w:rPr>
        <w:t>Psychological Science, 28</w:t>
      </w:r>
      <w:r w:rsidRPr="00576389">
        <w:rPr>
          <w:sz w:val="24"/>
          <w:szCs w:val="24"/>
        </w:rPr>
        <w:t>(6), 723-732.</w:t>
      </w:r>
    </w:p>
    <w:p w14:paraId="2AC62513" w14:textId="77777777" w:rsidR="00045653" w:rsidRPr="00576389" w:rsidRDefault="00045653" w:rsidP="00576389">
      <w:pPr>
        <w:pStyle w:val="Reference"/>
        <w:spacing w:line="480" w:lineRule="auto"/>
        <w:ind w:left="360" w:hanging="360"/>
        <w:rPr>
          <w:sz w:val="24"/>
          <w:szCs w:val="24"/>
        </w:rPr>
      </w:pPr>
      <w:r w:rsidRPr="00045653">
        <w:rPr>
          <w:sz w:val="24"/>
          <w:szCs w:val="24"/>
        </w:rPr>
        <w:lastRenderedPageBreak/>
        <w:t xml:space="preserve">Posner, M.I., &amp; Rothbart, M.K. (2007). Research on attention networks as a model for the integration of psychological science. </w:t>
      </w:r>
      <w:r w:rsidRPr="00045653">
        <w:rPr>
          <w:i/>
          <w:iCs/>
          <w:sz w:val="24"/>
          <w:szCs w:val="24"/>
        </w:rPr>
        <w:t>Annual Review of Psychology.</w:t>
      </w:r>
      <w:r w:rsidRPr="00045653">
        <w:rPr>
          <w:sz w:val="24"/>
          <w:szCs w:val="24"/>
        </w:rPr>
        <w:t>58, 1-23.</w:t>
      </w:r>
    </w:p>
    <w:p w14:paraId="0E891476" w14:textId="77777777" w:rsidR="00576389" w:rsidRDefault="00576389" w:rsidP="00576389">
      <w:pPr>
        <w:pStyle w:val="Reference"/>
        <w:spacing w:line="480" w:lineRule="auto"/>
        <w:ind w:left="360" w:hanging="360"/>
        <w:rPr>
          <w:sz w:val="24"/>
          <w:szCs w:val="24"/>
        </w:rPr>
      </w:pPr>
      <w:proofErr w:type="spellStart"/>
      <w:r w:rsidRPr="00576389">
        <w:rPr>
          <w:sz w:val="24"/>
          <w:szCs w:val="24"/>
        </w:rPr>
        <w:t>Rehder</w:t>
      </w:r>
      <w:proofErr w:type="spellEnd"/>
      <w:r w:rsidRPr="00576389">
        <w:rPr>
          <w:sz w:val="24"/>
          <w:szCs w:val="24"/>
        </w:rPr>
        <w:t xml:space="preserve">, B., &amp; Hoffman, A. B. (2005). </w:t>
      </w:r>
      <w:proofErr w:type="spellStart"/>
      <w:r w:rsidRPr="00576389">
        <w:rPr>
          <w:sz w:val="24"/>
          <w:szCs w:val="24"/>
        </w:rPr>
        <w:t>Eyetracking</w:t>
      </w:r>
      <w:proofErr w:type="spellEnd"/>
      <w:r w:rsidRPr="00576389">
        <w:rPr>
          <w:sz w:val="24"/>
          <w:szCs w:val="24"/>
        </w:rPr>
        <w:t xml:space="preserve"> and selective attention in category learning. </w:t>
      </w:r>
      <w:r w:rsidRPr="00576389">
        <w:rPr>
          <w:i/>
          <w:sz w:val="24"/>
          <w:szCs w:val="24"/>
        </w:rPr>
        <w:t>Cognitive Psychology, 51</w:t>
      </w:r>
      <w:r w:rsidRPr="00576389">
        <w:rPr>
          <w:sz w:val="24"/>
          <w:szCs w:val="24"/>
        </w:rPr>
        <w:t xml:space="preserve">(1), 1-41. </w:t>
      </w:r>
    </w:p>
    <w:p w14:paraId="3BE29C14" w14:textId="77777777" w:rsidR="001101F4" w:rsidRPr="00576389" w:rsidRDefault="001101F4" w:rsidP="00576389">
      <w:pPr>
        <w:pStyle w:val="Reference"/>
        <w:spacing w:line="480" w:lineRule="auto"/>
        <w:ind w:left="360" w:hanging="360"/>
        <w:rPr>
          <w:sz w:val="24"/>
          <w:szCs w:val="24"/>
        </w:rPr>
      </w:pPr>
      <w:r w:rsidRPr="001101F4">
        <w:rPr>
          <w:sz w:val="24"/>
          <w:szCs w:val="24"/>
        </w:rPr>
        <w:t xml:space="preserve">Schulz, E., Wu, C. M., Ruggeri, A., &amp; </w:t>
      </w:r>
      <w:proofErr w:type="spellStart"/>
      <w:r w:rsidRPr="001101F4">
        <w:rPr>
          <w:sz w:val="24"/>
          <w:szCs w:val="24"/>
        </w:rPr>
        <w:t>Meder</w:t>
      </w:r>
      <w:proofErr w:type="spellEnd"/>
      <w:r w:rsidRPr="001101F4">
        <w:rPr>
          <w:sz w:val="24"/>
          <w:szCs w:val="24"/>
        </w:rPr>
        <w:t>, B. (2019). Searching for rewards like a child</w:t>
      </w:r>
      <w:r w:rsidR="002B19A3">
        <w:rPr>
          <w:sz w:val="24"/>
          <w:szCs w:val="24"/>
        </w:rPr>
        <w:t xml:space="preserve"> </w:t>
      </w:r>
      <w:r w:rsidRPr="001101F4">
        <w:rPr>
          <w:sz w:val="24"/>
          <w:szCs w:val="24"/>
        </w:rPr>
        <w:t>means less generalization and more directed exploration.</w:t>
      </w:r>
      <w:r>
        <w:rPr>
          <w:sz w:val="24"/>
          <w:szCs w:val="24"/>
        </w:rPr>
        <w:t xml:space="preserve"> </w:t>
      </w:r>
      <w:proofErr w:type="spellStart"/>
      <w:r w:rsidRPr="00172B0B">
        <w:rPr>
          <w:i/>
          <w:iCs/>
          <w:sz w:val="24"/>
          <w:szCs w:val="24"/>
        </w:rPr>
        <w:t>BioRxiv</w:t>
      </w:r>
      <w:proofErr w:type="spellEnd"/>
      <w:r w:rsidRPr="001101F4">
        <w:rPr>
          <w:sz w:val="24"/>
          <w:szCs w:val="24"/>
        </w:rPr>
        <w:t>, 327593.</w:t>
      </w:r>
    </w:p>
    <w:p w14:paraId="7F8A815B" w14:textId="77777777" w:rsidR="00576389" w:rsidRDefault="00576389" w:rsidP="00576389">
      <w:pPr>
        <w:pStyle w:val="Reference"/>
        <w:spacing w:line="480" w:lineRule="auto"/>
        <w:ind w:left="360" w:hanging="360"/>
        <w:rPr>
          <w:sz w:val="24"/>
          <w:szCs w:val="24"/>
        </w:rPr>
      </w:pPr>
      <w:r w:rsidRPr="00576389">
        <w:rPr>
          <w:sz w:val="24"/>
          <w:szCs w:val="24"/>
        </w:rPr>
        <w:t xml:space="preserve">Smith, L. B., &amp; </w:t>
      </w:r>
      <w:proofErr w:type="spellStart"/>
      <w:r w:rsidRPr="00576389">
        <w:rPr>
          <w:sz w:val="24"/>
          <w:szCs w:val="24"/>
        </w:rPr>
        <w:t>Kemler</w:t>
      </w:r>
      <w:proofErr w:type="spellEnd"/>
      <w:r w:rsidRPr="00576389">
        <w:rPr>
          <w:sz w:val="24"/>
          <w:szCs w:val="24"/>
        </w:rPr>
        <w:t>, D. G. (1977). Developmental trends in free classification: Evidence for a new conceptualization of perceptual development. </w:t>
      </w:r>
      <w:r w:rsidRPr="00576389">
        <w:rPr>
          <w:i/>
          <w:sz w:val="24"/>
          <w:szCs w:val="24"/>
        </w:rPr>
        <w:t>Journal of Experimental Child Psychology, 24</w:t>
      </w:r>
      <w:r w:rsidRPr="00576389">
        <w:rPr>
          <w:sz w:val="24"/>
          <w:szCs w:val="24"/>
        </w:rPr>
        <w:t>(2), 279-298.</w:t>
      </w:r>
    </w:p>
    <w:p w14:paraId="7F9174F1" w14:textId="77777777" w:rsidR="00AF74DE" w:rsidRPr="00576389" w:rsidRDefault="00AF74DE" w:rsidP="00576389">
      <w:pPr>
        <w:pStyle w:val="Reference"/>
        <w:spacing w:line="480" w:lineRule="auto"/>
        <w:ind w:left="360" w:hanging="360"/>
        <w:rPr>
          <w:sz w:val="24"/>
          <w:szCs w:val="24"/>
        </w:rPr>
      </w:pPr>
      <w:r w:rsidRPr="00AF74DE">
        <w:rPr>
          <w:sz w:val="24"/>
          <w:szCs w:val="24"/>
        </w:rPr>
        <w:t xml:space="preserve">Smith, S. M., &amp; </w:t>
      </w:r>
      <w:proofErr w:type="spellStart"/>
      <w:r w:rsidRPr="00AF74DE">
        <w:rPr>
          <w:sz w:val="24"/>
          <w:szCs w:val="24"/>
        </w:rPr>
        <w:t>Krajbich</w:t>
      </w:r>
      <w:proofErr w:type="spellEnd"/>
      <w:r w:rsidRPr="00AF74DE">
        <w:rPr>
          <w:sz w:val="24"/>
          <w:szCs w:val="24"/>
        </w:rPr>
        <w:t xml:space="preserve">, I. (2018). Attention and choice across domains. </w:t>
      </w:r>
      <w:r w:rsidRPr="00172B0B">
        <w:rPr>
          <w:i/>
          <w:iCs/>
          <w:sz w:val="24"/>
          <w:szCs w:val="24"/>
        </w:rPr>
        <w:t>Journal of Experimental Psychology: General</w:t>
      </w:r>
      <w:r w:rsidR="00337FA4">
        <w:rPr>
          <w:i/>
          <w:iCs/>
          <w:sz w:val="24"/>
          <w:szCs w:val="24"/>
        </w:rPr>
        <w:t>,</w:t>
      </w:r>
      <w:r>
        <w:rPr>
          <w:i/>
          <w:iCs/>
          <w:sz w:val="24"/>
          <w:szCs w:val="24"/>
        </w:rPr>
        <w:t xml:space="preserve"> </w:t>
      </w:r>
      <w:r w:rsidRPr="00AF74DE">
        <w:rPr>
          <w:i/>
          <w:iCs/>
          <w:sz w:val="24"/>
          <w:szCs w:val="24"/>
        </w:rPr>
        <w:t>147</w:t>
      </w:r>
      <w:r w:rsidRPr="00172B0B">
        <w:rPr>
          <w:sz w:val="24"/>
          <w:szCs w:val="24"/>
        </w:rPr>
        <w:t>(12), 1810-1826</w:t>
      </w:r>
    </w:p>
    <w:p w14:paraId="0A404F8B" w14:textId="77777777" w:rsidR="00576389" w:rsidRPr="00576389" w:rsidRDefault="00576389" w:rsidP="00576389">
      <w:pPr>
        <w:pStyle w:val="Reference"/>
        <w:spacing w:line="480" w:lineRule="auto"/>
        <w:ind w:left="360" w:hanging="360"/>
        <w:rPr>
          <w:sz w:val="24"/>
          <w:szCs w:val="24"/>
        </w:rPr>
      </w:pPr>
      <w:r w:rsidRPr="00576389">
        <w:rPr>
          <w:sz w:val="24"/>
          <w:szCs w:val="24"/>
        </w:rPr>
        <w:t xml:space="preserve">Somerville, L. H., </w:t>
      </w:r>
      <w:proofErr w:type="spellStart"/>
      <w:r w:rsidRPr="00576389">
        <w:rPr>
          <w:sz w:val="24"/>
          <w:szCs w:val="24"/>
        </w:rPr>
        <w:t>Sasse</w:t>
      </w:r>
      <w:proofErr w:type="spellEnd"/>
      <w:r w:rsidRPr="00576389">
        <w:rPr>
          <w:sz w:val="24"/>
          <w:szCs w:val="24"/>
        </w:rPr>
        <w:t xml:space="preserve">, S. F., </w:t>
      </w:r>
      <w:proofErr w:type="spellStart"/>
      <w:r w:rsidRPr="00576389">
        <w:rPr>
          <w:sz w:val="24"/>
          <w:szCs w:val="24"/>
        </w:rPr>
        <w:t>Garrad</w:t>
      </w:r>
      <w:proofErr w:type="spellEnd"/>
      <w:r w:rsidRPr="00576389">
        <w:rPr>
          <w:sz w:val="24"/>
          <w:szCs w:val="24"/>
        </w:rPr>
        <w:t xml:space="preserve">, M. C., Drysdale, A. T., Abi </w:t>
      </w:r>
      <w:proofErr w:type="spellStart"/>
      <w:r w:rsidRPr="00576389">
        <w:rPr>
          <w:sz w:val="24"/>
          <w:szCs w:val="24"/>
        </w:rPr>
        <w:t>Akar</w:t>
      </w:r>
      <w:proofErr w:type="spellEnd"/>
      <w:r w:rsidRPr="00576389">
        <w:rPr>
          <w:sz w:val="24"/>
          <w:szCs w:val="24"/>
        </w:rPr>
        <w:t xml:space="preserve">, N., </w:t>
      </w:r>
      <w:proofErr w:type="spellStart"/>
      <w:r w:rsidRPr="00576389">
        <w:rPr>
          <w:sz w:val="24"/>
          <w:szCs w:val="24"/>
        </w:rPr>
        <w:t>Insel</w:t>
      </w:r>
      <w:proofErr w:type="spellEnd"/>
      <w:r w:rsidRPr="00576389">
        <w:rPr>
          <w:sz w:val="24"/>
          <w:szCs w:val="24"/>
        </w:rPr>
        <w:t>, C., &amp; Wilson, R. C. (2017). Charting the expansion of strategic exploratory behavior during adolescence. </w:t>
      </w:r>
      <w:r w:rsidRPr="00576389">
        <w:rPr>
          <w:i/>
          <w:sz w:val="24"/>
          <w:szCs w:val="24"/>
        </w:rPr>
        <w:t>Journal of experimental psychology: general, 146</w:t>
      </w:r>
      <w:r w:rsidRPr="00576389">
        <w:rPr>
          <w:sz w:val="24"/>
          <w:szCs w:val="24"/>
        </w:rPr>
        <w:t>(2), 155.</w:t>
      </w:r>
    </w:p>
    <w:p w14:paraId="60384310" w14:textId="77777777" w:rsidR="00576389" w:rsidRDefault="00576389" w:rsidP="00576389">
      <w:pPr>
        <w:pStyle w:val="Reference"/>
        <w:spacing w:line="480" w:lineRule="auto"/>
        <w:ind w:left="360" w:hanging="360"/>
        <w:rPr>
          <w:sz w:val="24"/>
          <w:szCs w:val="24"/>
        </w:rPr>
      </w:pPr>
      <w:r w:rsidRPr="00576389">
        <w:rPr>
          <w:sz w:val="24"/>
          <w:szCs w:val="24"/>
        </w:rPr>
        <w:t>Sowell, E. R., Thompson, P. M., Holmes, C. J., Jernigan, T. L., &amp; Toga, A. W. (1999). In vivo evidence for post-adolescent brain maturation in frontal and striatal regions. </w:t>
      </w:r>
      <w:r w:rsidRPr="00576389">
        <w:rPr>
          <w:i/>
          <w:sz w:val="24"/>
          <w:szCs w:val="24"/>
        </w:rPr>
        <w:t>Nature neuroscience, 2</w:t>
      </w:r>
      <w:r w:rsidRPr="00576389">
        <w:rPr>
          <w:sz w:val="24"/>
          <w:szCs w:val="24"/>
        </w:rPr>
        <w:t>(10), 859-861.</w:t>
      </w:r>
    </w:p>
    <w:p w14:paraId="6971A629" w14:textId="77777777" w:rsidR="00714E80" w:rsidRPr="00576389" w:rsidRDefault="00714E80" w:rsidP="00576389">
      <w:pPr>
        <w:pStyle w:val="Reference"/>
        <w:spacing w:line="480" w:lineRule="auto"/>
        <w:ind w:left="360" w:hanging="360"/>
        <w:rPr>
          <w:sz w:val="24"/>
          <w:szCs w:val="24"/>
        </w:rPr>
      </w:pPr>
      <w:r w:rsidRPr="00714E80">
        <w:rPr>
          <w:sz w:val="24"/>
          <w:szCs w:val="24"/>
        </w:rPr>
        <w:t xml:space="preserve">Sumner, E., Li, A. X., </w:t>
      </w:r>
      <w:proofErr w:type="spellStart"/>
      <w:r w:rsidRPr="00714E80">
        <w:rPr>
          <w:sz w:val="24"/>
          <w:szCs w:val="24"/>
        </w:rPr>
        <w:t>Perfors</w:t>
      </w:r>
      <w:proofErr w:type="spellEnd"/>
      <w:r w:rsidRPr="00714E80">
        <w:rPr>
          <w:sz w:val="24"/>
          <w:szCs w:val="24"/>
        </w:rPr>
        <w:t xml:space="preserve">, A., Hayes, B., Navarro, D., &amp; </w:t>
      </w:r>
      <w:proofErr w:type="spellStart"/>
      <w:r w:rsidRPr="00714E80">
        <w:rPr>
          <w:sz w:val="24"/>
          <w:szCs w:val="24"/>
        </w:rPr>
        <w:t>Sarnecka</w:t>
      </w:r>
      <w:proofErr w:type="spellEnd"/>
      <w:r w:rsidRPr="00714E80">
        <w:rPr>
          <w:sz w:val="24"/>
          <w:szCs w:val="24"/>
        </w:rPr>
        <w:t>, B. W. (2019, September 4). The Exploration Advantage: Children’s instinct to explore allows them to find information that adults miss.</w:t>
      </w:r>
      <w:r>
        <w:rPr>
          <w:sz w:val="24"/>
          <w:szCs w:val="24"/>
        </w:rPr>
        <w:t xml:space="preserve"> </w:t>
      </w:r>
      <w:r>
        <w:rPr>
          <w:i/>
          <w:iCs/>
          <w:sz w:val="24"/>
          <w:szCs w:val="24"/>
        </w:rPr>
        <w:t xml:space="preserve">PsyArXiv. </w:t>
      </w:r>
      <w:r>
        <w:rPr>
          <w:sz w:val="24"/>
          <w:szCs w:val="24"/>
        </w:rPr>
        <w:t xml:space="preserve">Retrieved from </w:t>
      </w:r>
      <w:hyperlink r:id="rId14" w:history="1">
        <w:r w:rsidRPr="002C3997">
          <w:rPr>
            <w:rStyle w:val="Hyperlink"/>
            <w:sz w:val="24"/>
            <w:szCs w:val="24"/>
          </w:rPr>
          <w:t>https://psyarxiv.com/h437v</w:t>
        </w:r>
      </w:hyperlink>
      <w:r>
        <w:rPr>
          <w:sz w:val="24"/>
          <w:szCs w:val="24"/>
        </w:rPr>
        <w:t xml:space="preserve">. </w:t>
      </w:r>
      <w:r w:rsidRPr="00714E80">
        <w:rPr>
          <w:sz w:val="24"/>
          <w:szCs w:val="24"/>
        </w:rPr>
        <w:t xml:space="preserve"> https://doi.org/10.31234/osf.io/h437v</w:t>
      </w:r>
    </w:p>
    <w:p w14:paraId="48005B92" w14:textId="77777777" w:rsidR="000F0836" w:rsidDel="00744420" w:rsidRDefault="00576389" w:rsidP="00576389">
      <w:pPr>
        <w:pStyle w:val="Reference"/>
        <w:spacing w:line="480" w:lineRule="auto"/>
        <w:ind w:left="360" w:hanging="360"/>
        <w:rPr>
          <w:del w:id="389" w:author="Nate Blanco" w:date="2019-09-12T03:35:00Z"/>
          <w:sz w:val="24"/>
          <w:szCs w:val="24"/>
        </w:rPr>
      </w:pPr>
      <w:r w:rsidRPr="00576389">
        <w:rPr>
          <w:sz w:val="24"/>
          <w:szCs w:val="24"/>
        </w:rPr>
        <w:t xml:space="preserve">Sutton, R. S., &amp; </w:t>
      </w:r>
      <w:proofErr w:type="spellStart"/>
      <w:r w:rsidRPr="00576389">
        <w:rPr>
          <w:sz w:val="24"/>
          <w:szCs w:val="24"/>
        </w:rPr>
        <w:t>Barto</w:t>
      </w:r>
      <w:proofErr w:type="spellEnd"/>
      <w:r w:rsidRPr="00576389">
        <w:rPr>
          <w:sz w:val="24"/>
          <w:szCs w:val="24"/>
        </w:rPr>
        <w:t>, A. G. (1998). </w:t>
      </w:r>
      <w:r w:rsidRPr="00576389">
        <w:rPr>
          <w:i/>
          <w:sz w:val="24"/>
          <w:szCs w:val="24"/>
        </w:rPr>
        <w:t xml:space="preserve">Reinforcement learning: An introduction. </w:t>
      </w:r>
      <w:r w:rsidRPr="00576389">
        <w:rPr>
          <w:sz w:val="24"/>
          <w:szCs w:val="24"/>
        </w:rPr>
        <w:t>Cambridge: MIT press.</w:t>
      </w:r>
    </w:p>
    <w:p w14:paraId="50C5C05D" w14:textId="77777777" w:rsidR="002F792E" w:rsidDel="00744420" w:rsidRDefault="002F792E" w:rsidP="00576389">
      <w:pPr>
        <w:pStyle w:val="Reference"/>
        <w:spacing w:line="480" w:lineRule="auto"/>
        <w:ind w:left="360" w:hanging="360"/>
        <w:rPr>
          <w:del w:id="390" w:author="Nate Blanco" w:date="2019-09-12T03:35:00Z"/>
          <w:sz w:val="24"/>
          <w:szCs w:val="24"/>
        </w:rPr>
      </w:pPr>
    </w:p>
    <w:p w14:paraId="4D717ED6" w14:textId="77777777" w:rsidR="00576389" w:rsidRPr="00576389" w:rsidRDefault="00576389">
      <w:pPr>
        <w:pStyle w:val="Reference"/>
        <w:spacing w:line="480" w:lineRule="auto"/>
        <w:ind w:left="360" w:hanging="360"/>
        <w:pPrChange w:id="391" w:author="Nate Blanco" w:date="2019-09-12T03:35:00Z">
          <w:pPr>
            <w:ind w:firstLine="0"/>
            <w:jc w:val="left"/>
          </w:pPr>
        </w:pPrChange>
      </w:pPr>
    </w:p>
    <w:sectPr w:rsidR="00576389" w:rsidRPr="00576389" w:rsidSect="0091393B">
      <w:headerReference w:type="even" r:id="rId15"/>
      <w:headerReference w:type="default" r:id="rId16"/>
      <w:pgSz w:w="12240" w:h="15840"/>
      <w:pgMar w:top="1440" w:right="1440" w:bottom="1440" w:left="1440" w:header="720" w:footer="720" w:gutter="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Nate Blanco" w:date="2019-09-16T04:10:00Z" w:initials="NB">
    <w:p w14:paraId="257CA9E3" w14:textId="77777777" w:rsidR="0007745C" w:rsidRDefault="0007745C" w:rsidP="0007745C">
      <w:pPr>
        <w:pStyle w:val="CommentText"/>
      </w:pPr>
      <w:r>
        <w:rPr>
          <w:rStyle w:val="CommentReference"/>
        </w:rPr>
        <w:annotationRef/>
      </w:r>
      <w:r>
        <w:t>Word count of main text (with figure captions)</w:t>
      </w:r>
    </w:p>
    <w:p w14:paraId="3A8E3990" w14:textId="46809456" w:rsidR="0007745C" w:rsidRDefault="0007745C" w:rsidP="0007745C">
      <w:pPr>
        <w:pStyle w:val="CommentText"/>
      </w:pPr>
      <w:r>
        <w:t>32</w:t>
      </w:r>
      <w:r w:rsidR="00EC3D38">
        <w:t>3</w:t>
      </w:r>
      <w:r w:rsidR="002B75C7">
        <w:t>3</w:t>
      </w:r>
    </w:p>
    <w:p w14:paraId="7D4329D1" w14:textId="77777777" w:rsidR="0007745C" w:rsidRDefault="0007745C" w:rsidP="0007745C">
      <w:pPr>
        <w:pStyle w:val="CommentText"/>
      </w:pPr>
      <w:proofErr w:type="gramStart"/>
      <w:r>
        <w:t>Plus</w:t>
      </w:r>
      <w:proofErr w:type="gramEnd"/>
      <w:r>
        <w:t xml:space="preserve"> abstract word count</w:t>
      </w:r>
    </w:p>
    <w:p w14:paraId="14A83555" w14:textId="22563A91" w:rsidR="0007745C" w:rsidRDefault="0007745C" w:rsidP="0007745C">
      <w:pPr>
        <w:pStyle w:val="CommentText"/>
      </w:pPr>
      <w:r>
        <w:t>14</w:t>
      </w:r>
      <w:r w:rsidR="00D973E0">
        <w:t>6</w:t>
      </w:r>
    </w:p>
    <w:p w14:paraId="1412C1D8" w14:textId="77777777" w:rsidR="0007745C" w:rsidRDefault="0007745C" w:rsidP="0007745C">
      <w:pPr>
        <w:pStyle w:val="CommentText"/>
      </w:pPr>
      <w:r>
        <w:t>Minus figure word counts</w:t>
      </w:r>
    </w:p>
    <w:p w14:paraId="2EA32548" w14:textId="77777777" w:rsidR="0007745C" w:rsidRDefault="0007745C" w:rsidP="0007745C">
      <w:pPr>
        <w:pStyle w:val="CommentText"/>
        <w:rPr>
          <w:rFonts w:ascii="Menlo" w:eastAsiaTheme="minorHAnsi" w:hAnsi="Menlo" w:cs="Menlo"/>
          <w:color w:val="000000"/>
          <w:sz w:val="22"/>
          <w:szCs w:val="22"/>
        </w:rPr>
      </w:pPr>
      <w:r>
        <w:rPr>
          <w:rFonts w:ascii="Menlo" w:eastAsiaTheme="minorHAnsi" w:hAnsi="Menlo" w:cs="Menlo"/>
          <w:color w:val="000000"/>
          <w:sz w:val="22"/>
          <w:szCs w:val="22"/>
        </w:rPr>
        <w:t>-75-107-78-71-49</w:t>
      </w:r>
    </w:p>
    <w:p w14:paraId="4A3B4AF7" w14:textId="355191E6" w:rsidR="0007745C" w:rsidRDefault="0007745C" w:rsidP="0007745C">
      <w:pPr>
        <w:pStyle w:val="CommentText"/>
      </w:pPr>
      <w:r>
        <w:rPr>
          <w:rFonts w:ascii="Menlo" w:eastAsiaTheme="minorHAnsi" w:hAnsi="Menlo" w:cs="Menlo"/>
          <w:color w:val="000000"/>
          <w:sz w:val="22"/>
          <w:szCs w:val="22"/>
        </w:rPr>
        <w:t>= 300</w:t>
      </w:r>
      <w:r w:rsidR="00BC531B">
        <w:rPr>
          <w:rFonts w:ascii="Menlo" w:eastAsiaTheme="minorHAnsi" w:hAnsi="Menlo" w:cs="Menlo"/>
          <w:color w:val="000000"/>
          <w:sz w:val="22"/>
          <w:szCs w:val="22"/>
        </w:rPr>
        <w:t>2</w:t>
      </w:r>
    </w:p>
  </w:comment>
  <w:comment w:id="12" w:author="Nate Blanco" w:date="2019-08-25T23:11:00Z" w:initials="NB">
    <w:p w14:paraId="286823A1" w14:textId="77777777" w:rsidR="003701E9" w:rsidRDefault="003701E9" w:rsidP="00784DE9">
      <w:pPr>
        <w:pStyle w:val="CommentText"/>
      </w:pPr>
      <w:r>
        <w:rPr>
          <w:rStyle w:val="CommentReference"/>
        </w:rPr>
        <w:annotationRef/>
      </w:r>
    </w:p>
    <w:p w14:paraId="3E2B8DF6" w14:textId="77777777" w:rsidR="0027551C" w:rsidRDefault="0027551C">
      <w:pPr>
        <w:pStyle w:val="CommentText"/>
      </w:pPr>
      <w:r>
        <w:t>Word count of main text (with figure captions)</w:t>
      </w:r>
    </w:p>
    <w:p w14:paraId="27F1F23B" w14:textId="1C66D3E9" w:rsidR="003701E9" w:rsidRDefault="003701E9" w:rsidP="0027551C">
      <w:pPr>
        <w:pStyle w:val="CommentText"/>
      </w:pPr>
      <w:r>
        <w:t>3</w:t>
      </w:r>
      <w:r w:rsidR="00CE26C6">
        <w:t>2</w:t>
      </w:r>
      <w:r w:rsidR="00FF0E1E">
        <w:t>4</w:t>
      </w:r>
      <w:r w:rsidR="00515E97">
        <w:t>1</w:t>
      </w:r>
    </w:p>
    <w:p w14:paraId="07E68F70" w14:textId="77777777" w:rsidR="003701E9" w:rsidRDefault="0027551C">
      <w:pPr>
        <w:pStyle w:val="CommentText"/>
      </w:pPr>
      <w:proofErr w:type="gramStart"/>
      <w:r>
        <w:t>Plus</w:t>
      </w:r>
      <w:proofErr w:type="gramEnd"/>
      <w:r>
        <w:t xml:space="preserve"> a</w:t>
      </w:r>
      <w:r w:rsidR="003701E9">
        <w:t>bstract word count</w:t>
      </w:r>
    </w:p>
    <w:p w14:paraId="33197289" w14:textId="7B010FB1" w:rsidR="003701E9" w:rsidRDefault="003701E9">
      <w:pPr>
        <w:pStyle w:val="CommentText"/>
      </w:pPr>
      <w:r>
        <w:t>14</w:t>
      </w:r>
      <w:r w:rsidR="005E1B19">
        <w:t>8</w:t>
      </w:r>
    </w:p>
    <w:p w14:paraId="724BCA1B" w14:textId="77777777" w:rsidR="003701E9" w:rsidRDefault="0027551C">
      <w:pPr>
        <w:pStyle w:val="CommentText"/>
      </w:pPr>
      <w:r>
        <w:t>Minus f</w:t>
      </w:r>
      <w:r w:rsidR="003701E9">
        <w:t>igure word counts</w:t>
      </w:r>
    </w:p>
    <w:p w14:paraId="609573EE" w14:textId="02D72C3F" w:rsidR="003701E9" w:rsidRDefault="003701E9">
      <w:pPr>
        <w:pStyle w:val="CommentText"/>
        <w:rPr>
          <w:rFonts w:ascii="Menlo" w:eastAsiaTheme="minorHAnsi" w:hAnsi="Menlo" w:cs="Menlo"/>
          <w:color w:val="000000"/>
          <w:sz w:val="22"/>
          <w:szCs w:val="22"/>
        </w:rPr>
      </w:pPr>
      <w:r>
        <w:rPr>
          <w:rFonts w:ascii="Menlo" w:eastAsiaTheme="minorHAnsi" w:hAnsi="Menlo" w:cs="Menlo"/>
          <w:color w:val="000000"/>
          <w:sz w:val="22"/>
          <w:szCs w:val="22"/>
        </w:rPr>
        <w:t>-75-</w:t>
      </w:r>
      <w:r w:rsidR="001E6275">
        <w:rPr>
          <w:rFonts w:ascii="Menlo" w:eastAsiaTheme="minorHAnsi" w:hAnsi="Menlo" w:cs="Menlo"/>
          <w:color w:val="000000"/>
          <w:sz w:val="22"/>
          <w:szCs w:val="22"/>
        </w:rPr>
        <w:t>1</w:t>
      </w:r>
      <w:r w:rsidR="00C51268">
        <w:rPr>
          <w:rFonts w:ascii="Menlo" w:eastAsiaTheme="minorHAnsi" w:hAnsi="Menlo" w:cs="Menlo"/>
          <w:color w:val="000000"/>
          <w:sz w:val="22"/>
          <w:szCs w:val="22"/>
        </w:rPr>
        <w:t>07</w:t>
      </w:r>
      <w:r>
        <w:rPr>
          <w:rFonts w:ascii="Menlo" w:eastAsiaTheme="minorHAnsi" w:hAnsi="Menlo" w:cs="Menlo"/>
          <w:color w:val="000000"/>
          <w:sz w:val="22"/>
          <w:szCs w:val="22"/>
        </w:rPr>
        <w:t>-</w:t>
      </w:r>
      <w:r w:rsidR="001E6275">
        <w:rPr>
          <w:rFonts w:ascii="Menlo" w:eastAsiaTheme="minorHAnsi" w:hAnsi="Menlo" w:cs="Menlo"/>
          <w:color w:val="000000"/>
          <w:sz w:val="22"/>
          <w:szCs w:val="22"/>
        </w:rPr>
        <w:t>78</w:t>
      </w:r>
      <w:r>
        <w:rPr>
          <w:rFonts w:ascii="Menlo" w:eastAsiaTheme="minorHAnsi" w:hAnsi="Menlo" w:cs="Menlo"/>
          <w:color w:val="000000"/>
          <w:sz w:val="22"/>
          <w:szCs w:val="22"/>
        </w:rPr>
        <w:t>-</w:t>
      </w:r>
      <w:r w:rsidR="001E6275">
        <w:rPr>
          <w:rFonts w:ascii="Menlo" w:eastAsiaTheme="minorHAnsi" w:hAnsi="Menlo" w:cs="Menlo"/>
          <w:color w:val="000000"/>
          <w:sz w:val="22"/>
          <w:szCs w:val="22"/>
        </w:rPr>
        <w:t>71</w:t>
      </w:r>
      <w:r>
        <w:rPr>
          <w:rFonts w:ascii="Menlo" w:eastAsiaTheme="minorHAnsi" w:hAnsi="Menlo" w:cs="Menlo"/>
          <w:color w:val="000000"/>
          <w:sz w:val="22"/>
          <w:szCs w:val="22"/>
        </w:rPr>
        <w:t>-49</w:t>
      </w:r>
    </w:p>
    <w:p w14:paraId="608D50B1" w14:textId="47B15BE1" w:rsidR="0027551C" w:rsidRDefault="0027551C">
      <w:pPr>
        <w:pStyle w:val="CommentText"/>
      </w:pPr>
      <w:r>
        <w:rPr>
          <w:rFonts w:ascii="Menlo" w:eastAsiaTheme="minorHAnsi" w:hAnsi="Menlo" w:cs="Menlo"/>
          <w:color w:val="000000"/>
          <w:sz w:val="22"/>
          <w:szCs w:val="22"/>
        </w:rPr>
        <w:t>= 3</w:t>
      </w:r>
      <w:r w:rsidR="006F7308">
        <w:rPr>
          <w:rFonts w:ascii="Menlo" w:eastAsiaTheme="minorHAnsi" w:hAnsi="Menlo" w:cs="Menlo"/>
          <w:color w:val="000000"/>
          <w:sz w:val="22"/>
          <w:szCs w:val="22"/>
        </w:rPr>
        <w:t>0</w:t>
      </w:r>
      <w:r w:rsidR="00515E97">
        <w:rPr>
          <w:rFonts w:ascii="Menlo" w:eastAsiaTheme="minorHAnsi" w:hAnsi="Menlo" w:cs="Menlo"/>
          <w:color w:val="000000"/>
          <w:sz w:val="22"/>
          <w:szCs w:val="22"/>
        </w:rPr>
        <w:t>09</w:t>
      </w:r>
    </w:p>
  </w:comment>
  <w:comment w:id="310" w:author="Vladimir M. Sloutsky" w:date="2019-09-10T10:57:00Z" w:initials="VMS">
    <w:p w14:paraId="7FA4FE08" w14:textId="77777777" w:rsidR="00195B0C" w:rsidRDefault="00195B0C">
      <w:pPr>
        <w:pStyle w:val="CommentText"/>
      </w:pPr>
      <w:r>
        <w:rPr>
          <w:rStyle w:val="CommentReference"/>
        </w:rPr>
        <w:annotationRef/>
      </w:r>
      <w:r>
        <w:t>For consistency purposes: Do we use “systematic switching” or “systematic exploration”?</w:t>
      </w:r>
    </w:p>
  </w:comment>
  <w:comment w:id="311" w:author="Nate Blanco" w:date="2019-09-11T16:53:00Z" w:initials="NB">
    <w:p w14:paraId="408DD6C6" w14:textId="3410B291" w:rsidR="002718FF" w:rsidRDefault="002718FF">
      <w:pPr>
        <w:pStyle w:val="CommentText"/>
      </w:pPr>
      <w:r>
        <w:rPr>
          <w:rStyle w:val="CommentReference"/>
        </w:rPr>
        <w:annotationRef/>
      </w:r>
      <w:r>
        <w:t xml:space="preserve">Let’s consistently use systematic exploration.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A3B4AF7" w15:done="0"/>
  <w15:commentEx w15:paraId="608D50B1" w15:done="0"/>
  <w15:commentEx w15:paraId="7FA4FE08" w15:done="0"/>
  <w15:commentEx w15:paraId="408DD6C6" w15:paraIdParent="7FA4FE08"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A3B4AF7" w16cid:durableId="212989D0"/>
  <w16cid:commentId w16cid:paraId="608D50B1" w16cid:durableId="2122D1DB"/>
  <w16cid:commentId w16cid:paraId="7FA4FE08" w16cid:durableId="2122D1E1"/>
  <w16cid:commentId w16cid:paraId="408DD6C6" w16cid:durableId="2123A52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6E571E5" w14:textId="77777777" w:rsidR="000D72AD" w:rsidRDefault="000D72AD" w:rsidP="0091393B">
      <w:r>
        <w:separator/>
      </w:r>
    </w:p>
  </w:endnote>
  <w:endnote w:type="continuationSeparator" w:id="0">
    <w:p w14:paraId="34121709" w14:textId="77777777" w:rsidR="000D72AD" w:rsidRDefault="000D72AD" w:rsidP="0091393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imes">
    <w:panose1 w:val="00000500000000020000"/>
    <w:charset w:val="00"/>
    <w:family w:val="auto"/>
    <w:pitch w:val="variable"/>
    <w:sig w:usb0="E00002FF" w:usb1="5000205A" w:usb2="00000000" w:usb3="00000000" w:csb0="0000019F" w:csb1="00000000"/>
  </w:font>
  <w:font w:name="Helvetica">
    <w:panose1 w:val="00000000000000000000"/>
    <w:charset w:val="00"/>
    <w:family w:val="auto"/>
    <w:pitch w:val="variable"/>
    <w:sig w:usb0="E00002FF" w:usb1="5000785B" w:usb2="00000000" w:usb3="00000000" w:csb0="0000019F" w:csb1="00000000"/>
  </w:font>
  <w:font w:name="ヒラギノ角ゴ Pro W3">
    <w:altName w:val="Yu Gothic"/>
    <w:panose1 w:val="020B0300000000000000"/>
    <w:charset w:val="80"/>
    <w:family w:val="swiss"/>
    <w:pitch w:val="variable"/>
    <w:sig w:usb0="E00002FF" w:usb1="7AC7FFFF" w:usb2="00000012" w:usb3="00000000" w:csb0="0002000D" w:csb1="00000000"/>
  </w:font>
  <w:font w:name="Menlo">
    <w:panose1 w:val="020B0609030804020204"/>
    <w:charset w:val="00"/>
    <w:family w:val="modern"/>
    <w:pitch w:val="fixed"/>
    <w:sig w:usb0="E60022FF" w:usb1="D200F9FB" w:usb2="02000028" w:usb3="00000000" w:csb0="000001DF" w:csb1="00000000"/>
  </w:font>
  <w:font w:name="Symbol">
    <w:panose1 w:val="05050102010706020507"/>
    <w:charset w:val="02"/>
    <w:family w:val="decorative"/>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F7953BB" w14:textId="77777777" w:rsidR="000D72AD" w:rsidRDefault="000D72AD" w:rsidP="0091393B">
      <w:r>
        <w:separator/>
      </w:r>
    </w:p>
  </w:footnote>
  <w:footnote w:type="continuationSeparator" w:id="0">
    <w:p w14:paraId="3E1FBD31" w14:textId="77777777" w:rsidR="000D72AD" w:rsidRDefault="000D72AD" w:rsidP="0091393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1BF654" w14:textId="77777777" w:rsidR="003701E9" w:rsidRDefault="003701E9" w:rsidP="00122665">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0BC5D15B" w14:textId="77777777" w:rsidR="003701E9" w:rsidRDefault="003701E9" w:rsidP="0091393B">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624CF4" w14:textId="77777777" w:rsidR="003701E9" w:rsidRPr="00B378D3" w:rsidRDefault="003701E9" w:rsidP="00122665">
    <w:pPr>
      <w:pStyle w:val="Header"/>
      <w:framePr w:wrap="none" w:vAnchor="text" w:hAnchor="margin" w:xAlign="right" w:y="1"/>
      <w:rPr>
        <w:rStyle w:val="PageNumber"/>
        <w:sz w:val="24"/>
        <w:szCs w:val="24"/>
      </w:rPr>
    </w:pPr>
    <w:r w:rsidRPr="00796482">
      <w:rPr>
        <w:rStyle w:val="PageNumber"/>
        <w:sz w:val="24"/>
        <w:szCs w:val="24"/>
      </w:rPr>
      <w:fldChar w:fldCharType="begin"/>
    </w:r>
    <w:r w:rsidRPr="00796482">
      <w:rPr>
        <w:rStyle w:val="PageNumber"/>
      </w:rPr>
      <w:instrText xml:space="preserve">PAGE  </w:instrText>
    </w:r>
    <w:r w:rsidRPr="00796482">
      <w:rPr>
        <w:rStyle w:val="PageNumber"/>
        <w:sz w:val="24"/>
        <w:szCs w:val="24"/>
      </w:rPr>
      <w:fldChar w:fldCharType="separate"/>
    </w:r>
    <w:r>
      <w:rPr>
        <w:rStyle w:val="PageNumber"/>
        <w:noProof/>
      </w:rPr>
      <w:t>9</w:t>
    </w:r>
    <w:r w:rsidRPr="00796482">
      <w:rPr>
        <w:rStyle w:val="PageNumber"/>
        <w:sz w:val="24"/>
        <w:szCs w:val="24"/>
      </w:rPr>
      <w:fldChar w:fldCharType="end"/>
    </w:r>
  </w:p>
  <w:p w14:paraId="772EE37C" w14:textId="77777777" w:rsidR="003701E9" w:rsidRPr="00B378D3" w:rsidRDefault="003701E9" w:rsidP="00796482">
    <w:pPr>
      <w:pStyle w:val="Header"/>
      <w:ind w:left="6480" w:right="360" w:firstLine="0"/>
      <w:rPr>
        <w:sz w:val="24"/>
        <w:szCs w:val="24"/>
      </w:rPr>
    </w:pPr>
    <w:r w:rsidRPr="00B378D3">
      <w:rPr>
        <w:sz w:val="24"/>
        <w:szCs w:val="24"/>
      </w:rPr>
      <w:t>Exploration and Attention</w:t>
    </w:r>
  </w:p>
</w:hdr>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Nate Blanco">
    <w15:presenceInfo w15:providerId="None" w15:userId="Nate Blanco"/>
  </w15:person>
  <w15:person w15:author="Nathaniel Blanco">
    <w15:presenceInfo w15:providerId="None" w15:userId="Nathaniel Blanco"/>
  </w15:person>
  <w15:person w15:author="Vladimir M. Sloutsky">
    <w15:presenceInfo w15:providerId="None" w15:userId="Vladimir M. Sloutsky"/>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4"/>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22371"/>
    <w:rsid w:val="000008AB"/>
    <w:rsid w:val="0001041D"/>
    <w:rsid w:val="0001426C"/>
    <w:rsid w:val="00020938"/>
    <w:rsid w:val="00036B05"/>
    <w:rsid w:val="000453B3"/>
    <w:rsid w:val="00045653"/>
    <w:rsid w:val="00045E47"/>
    <w:rsid w:val="000467CA"/>
    <w:rsid w:val="00050F79"/>
    <w:rsid w:val="00053850"/>
    <w:rsid w:val="00054F9F"/>
    <w:rsid w:val="00057ADB"/>
    <w:rsid w:val="00057B3B"/>
    <w:rsid w:val="00061CF7"/>
    <w:rsid w:val="00062351"/>
    <w:rsid w:val="00063EE0"/>
    <w:rsid w:val="000710ED"/>
    <w:rsid w:val="0007745C"/>
    <w:rsid w:val="00080DE2"/>
    <w:rsid w:val="00083BE7"/>
    <w:rsid w:val="00096AF8"/>
    <w:rsid w:val="00097353"/>
    <w:rsid w:val="000A196E"/>
    <w:rsid w:val="000A20B9"/>
    <w:rsid w:val="000A33E3"/>
    <w:rsid w:val="000A4AE0"/>
    <w:rsid w:val="000A5327"/>
    <w:rsid w:val="000B3D64"/>
    <w:rsid w:val="000B515B"/>
    <w:rsid w:val="000C3621"/>
    <w:rsid w:val="000C38EB"/>
    <w:rsid w:val="000C4F11"/>
    <w:rsid w:val="000C5CD6"/>
    <w:rsid w:val="000C6F65"/>
    <w:rsid w:val="000C7F15"/>
    <w:rsid w:val="000D591B"/>
    <w:rsid w:val="000D643B"/>
    <w:rsid w:val="000D72AD"/>
    <w:rsid w:val="000E05B2"/>
    <w:rsid w:val="000E0B29"/>
    <w:rsid w:val="000F0836"/>
    <w:rsid w:val="000F0CFD"/>
    <w:rsid w:val="000F1290"/>
    <w:rsid w:val="00100E1A"/>
    <w:rsid w:val="00102D5B"/>
    <w:rsid w:val="001040E3"/>
    <w:rsid w:val="00106AC2"/>
    <w:rsid w:val="001101F4"/>
    <w:rsid w:val="00110628"/>
    <w:rsid w:val="00111CEF"/>
    <w:rsid w:val="0011588F"/>
    <w:rsid w:val="00122665"/>
    <w:rsid w:val="001275E4"/>
    <w:rsid w:val="00127CD9"/>
    <w:rsid w:val="0013040A"/>
    <w:rsid w:val="00130A73"/>
    <w:rsid w:val="00131343"/>
    <w:rsid w:val="001318CB"/>
    <w:rsid w:val="00134C85"/>
    <w:rsid w:val="00137377"/>
    <w:rsid w:val="00137702"/>
    <w:rsid w:val="00140DC9"/>
    <w:rsid w:val="00143E7F"/>
    <w:rsid w:val="00145215"/>
    <w:rsid w:val="00147299"/>
    <w:rsid w:val="0015333C"/>
    <w:rsid w:val="00156A22"/>
    <w:rsid w:val="00162990"/>
    <w:rsid w:val="00164CC2"/>
    <w:rsid w:val="00170021"/>
    <w:rsid w:val="00170800"/>
    <w:rsid w:val="00172B0B"/>
    <w:rsid w:val="00172B33"/>
    <w:rsid w:val="00176672"/>
    <w:rsid w:val="00176855"/>
    <w:rsid w:val="001837A7"/>
    <w:rsid w:val="0018486F"/>
    <w:rsid w:val="00186E89"/>
    <w:rsid w:val="001918C3"/>
    <w:rsid w:val="00193AE5"/>
    <w:rsid w:val="00195B0C"/>
    <w:rsid w:val="001A0ECE"/>
    <w:rsid w:val="001A63FA"/>
    <w:rsid w:val="001B0C57"/>
    <w:rsid w:val="001B2316"/>
    <w:rsid w:val="001B4DD3"/>
    <w:rsid w:val="001C1984"/>
    <w:rsid w:val="001C5EB7"/>
    <w:rsid w:val="001C6FA9"/>
    <w:rsid w:val="001D0155"/>
    <w:rsid w:val="001D2D9B"/>
    <w:rsid w:val="001D39B2"/>
    <w:rsid w:val="001D4464"/>
    <w:rsid w:val="001D7496"/>
    <w:rsid w:val="001E4709"/>
    <w:rsid w:val="001E6275"/>
    <w:rsid w:val="001E6802"/>
    <w:rsid w:val="001F520C"/>
    <w:rsid w:val="001F65EA"/>
    <w:rsid w:val="001F7E13"/>
    <w:rsid w:val="00202665"/>
    <w:rsid w:val="00204AF8"/>
    <w:rsid w:val="00206D5E"/>
    <w:rsid w:val="00210247"/>
    <w:rsid w:val="002116A5"/>
    <w:rsid w:val="0021290A"/>
    <w:rsid w:val="00220ACA"/>
    <w:rsid w:val="002218FA"/>
    <w:rsid w:val="00221EBD"/>
    <w:rsid w:val="0022553A"/>
    <w:rsid w:val="00225C70"/>
    <w:rsid w:val="002263E5"/>
    <w:rsid w:val="00235350"/>
    <w:rsid w:val="002354F1"/>
    <w:rsid w:val="00237262"/>
    <w:rsid w:val="00241CCB"/>
    <w:rsid w:val="00243676"/>
    <w:rsid w:val="00243F2D"/>
    <w:rsid w:val="00252A8A"/>
    <w:rsid w:val="00256B47"/>
    <w:rsid w:val="00262B49"/>
    <w:rsid w:val="00262FA6"/>
    <w:rsid w:val="00263BF4"/>
    <w:rsid w:val="00264813"/>
    <w:rsid w:val="0026658C"/>
    <w:rsid w:val="002701B4"/>
    <w:rsid w:val="0027069D"/>
    <w:rsid w:val="002718FF"/>
    <w:rsid w:val="00272A0D"/>
    <w:rsid w:val="00272A71"/>
    <w:rsid w:val="00274BDA"/>
    <w:rsid w:val="0027551C"/>
    <w:rsid w:val="0027685D"/>
    <w:rsid w:val="00290F46"/>
    <w:rsid w:val="002910E7"/>
    <w:rsid w:val="0029301E"/>
    <w:rsid w:val="00297234"/>
    <w:rsid w:val="002A07CA"/>
    <w:rsid w:val="002A0C9C"/>
    <w:rsid w:val="002B19A3"/>
    <w:rsid w:val="002B47DF"/>
    <w:rsid w:val="002B5A86"/>
    <w:rsid w:val="002B75C7"/>
    <w:rsid w:val="002C1FE8"/>
    <w:rsid w:val="002C2165"/>
    <w:rsid w:val="002C23FA"/>
    <w:rsid w:val="002C4074"/>
    <w:rsid w:val="002C41E7"/>
    <w:rsid w:val="002C44DA"/>
    <w:rsid w:val="002D196E"/>
    <w:rsid w:val="002D2CE9"/>
    <w:rsid w:val="002D45DE"/>
    <w:rsid w:val="002D4EF9"/>
    <w:rsid w:val="002D53A6"/>
    <w:rsid w:val="002D7F55"/>
    <w:rsid w:val="002E1960"/>
    <w:rsid w:val="002E1E14"/>
    <w:rsid w:val="002E2A57"/>
    <w:rsid w:val="002E37C7"/>
    <w:rsid w:val="002F0F95"/>
    <w:rsid w:val="002F21AF"/>
    <w:rsid w:val="002F5636"/>
    <w:rsid w:val="002F58C3"/>
    <w:rsid w:val="002F792E"/>
    <w:rsid w:val="0030052C"/>
    <w:rsid w:val="00300A2A"/>
    <w:rsid w:val="003010F7"/>
    <w:rsid w:val="00305C59"/>
    <w:rsid w:val="00313C45"/>
    <w:rsid w:val="00313D93"/>
    <w:rsid w:val="00314672"/>
    <w:rsid w:val="003214A5"/>
    <w:rsid w:val="00325F15"/>
    <w:rsid w:val="003274BF"/>
    <w:rsid w:val="003321CD"/>
    <w:rsid w:val="003321D0"/>
    <w:rsid w:val="00336608"/>
    <w:rsid w:val="003372BA"/>
    <w:rsid w:val="00337FA4"/>
    <w:rsid w:val="003402B6"/>
    <w:rsid w:val="00340638"/>
    <w:rsid w:val="00341609"/>
    <w:rsid w:val="00342A89"/>
    <w:rsid w:val="003471B1"/>
    <w:rsid w:val="0035103F"/>
    <w:rsid w:val="00351C8D"/>
    <w:rsid w:val="00352382"/>
    <w:rsid w:val="00354310"/>
    <w:rsid w:val="00356491"/>
    <w:rsid w:val="00360196"/>
    <w:rsid w:val="00366D9B"/>
    <w:rsid w:val="003701E9"/>
    <w:rsid w:val="00372A91"/>
    <w:rsid w:val="00377A2D"/>
    <w:rsid w:val="003813BC"/>
    <w:rsid w:val="00383A71"/>
    <w:rsid w:val="00386762"/>
    <w:rsid w:val="00393786"/>
    <w:rsid w:val="00397A21"/>
    <w:rsid w:val="003B05C4"/>
    <w:rsid w:val="003B05DB"/>
    <w:rsid w:val="003B2D0E"/>
    <w:rsid w:val="003B33B4"/>
    <w:rsid w:val="003B3B1D"/>
    <w:rsid w:val="003B6D7B"/>
    <w:rsid w:val="003B6F8E"/>
    <w:rsid w:val="003B7EB3"/>
    <w:rsid w:val="003C3C56"/>
    <w:rsid w:val="003C4D58"/>
    <w:rsid w:val="003C6139"/>
    <w:rsid w:val="003C6AC3"/>
    <w:rsid w:val="003C6FAE"/>
    <w:rsid w:val="003C72E5"/>
    <w:rsid w:val="003D4DBF"/>
    <w:rsid w:val="003D53E4"/>
    <w:rsid w:val="003D6C41"/>
    <w:rsid w:val="003E310C"/>
    <w:rsid w:val="003E4B74"/>
    <w:rsid w:val="003F6517"/>
    <w:rsid w:val="003F69F5"/>
    <w:rsid w:val="004003F8"/>
    <w:rsid w:val="004011AD"/>
    <w:rsid w:val="00402C0A"/>
    <w:rsid w:val="00421F68"/>
    <w:rsid w:val="0042363A"/>
    <w:rsid w:val="004251E1"/>
    <w:rsid w:val="0042644D"/>
    <w:rsid w:val="004300A4"/>
    <w:rsid w:val="00430525"/>
    <w:rsid w:val="00434FF0"/>
    <w:rsid w:val="00442FB6"/>
    <w:rsid w:val="00443A16"/>
    <w:rsid w:val="00444515"/>
    <w:rsid w:val="00450AC0"/>
    <w:rsid w:val="0045331B"/>
    <w:rsid w:val="00453953"/>
    <w:rsid w:val="004539AA"/>
    <w:rsid w:val="00460312"/>
    <w:rsid w:val="00462F63"/>
    <w:rsid w:val="00464008"/>
    <w:rsid w:val="00465E60"/>
    <w:rsid w:val="0047065A"/>
    <w:rsid w:val="00470D8E"/>
    <w:rsid w:val="004737A3"/>
    <w:rsid w:val="00475171"/>
    <w:rsid w:val="00484AD8"/>
    <w:rsid w:val="00490104"/>
    <w:rsid w:val="00490D91"/>
    <w:rsid w:val="00495C2E"/>
    <w:rsid w:val="00497BE5"/>
    <w:rsid w:val="004A0FA5"/>
    <w:rsid w:val="004A1F46"/>
    <w:rsid w:val="004A5EB3"/>
    <w:rsid w:val="004B25E0"/>
    <w:rsid w:val="004B4AED"/>
    <w:rsid w:val="004C112A"/>
    <w:rsid w:val="004C1A1C"/>
    <w:rsid w:val="004C1BFA"/>
    <w:rsid w:val="004C1DB3"/>
    <w:rsid w:val="004C2FB9"/>
    <w:rsid w:val="004C30C7"/>
    <w:rsid w:val="004C4AB2"/>
    <w:rsid w:val="004C4F46"/>
    <w:rsid w:val="004C5955"/>
    <w:rsid w:val="004C6C97"/>
    <w:rsid w:val="004D1CBF"/>
    <w:rsid w:val="004D4340"/>
    <w:rsid w:val="004D4972"/>
    <w:rsid w:val="004D79C6"/>
    <w:rsid w:val="004E0BE0"/>
    <w:rsid w:val="00503D92"/>
    <w:rsid w:val="00504CE6"/>
    <w:rsid w:val="00512C89"/>
    <w:rsid w:val="00514FB8"/>
    <w:rsid w:val="00515E97"/>
    <w:rsid w:val="0051765A"/>
    <w:rsid w:val="00517662"/>
    <w:rsid w:val="00517AB5"/>
    <w:rsid w:val="0052242A"/>
    <w:rsid w:val="005236CC"/>
    <w:rsid w:val="005271EF"/>
    <w:rsid w:val="005306D5"/>
    <w:rsid w:val="0053377C"/>
    <w:rsid w:val="005340ED"/>
    <w:rsid w:val="00534253"/>
    <w:rsid w:val="0053443E"/>
    <w:rsid w:val="00534B5E"/>
    <w:rsid w:val="00535812"/>
    <w:rsid w:val="0053588E"/>
    <w:rsid w:val="00545677"/>
    <w:rsid w:val="00553258"/>
    <w:rsid w:val="0055457D"/>
    <w:rsid w:val="00561A3C"/>
    <w:rsid w:val="00567040"/>
    <w:rsid w:val="005677FF"/>
    <w:rsid w:val="00571C88"/>
    <w:rsid w:val="00573C70"/>
    <w:rsid w:val="00574F4D"/>
    <w:rsid w:val="00576389"/>
    <w:rsid w:val="00583877"/>
    <w:rsid w:val="00583A1D"/>
    <w:rsid w:val="005842D0"/>
    <w:rsid w:val="0058702E"/>
    <w:rsid w:val="00590FCB"/>
    <w:rsid w:val="005921FE"/>
    <w:rsid w:val="00592F3B"/>
    <w:rsid w:val="005932F2"/>
    <w:rsid w:val="00593C5B"/>
    <w:rsid w:val="0059447B"/>
    <w:rsid w:val="005A0C59"/>
    <w:rsid w:val="005A1300"/>
    <w:rsid w:val="005A17EC"/>
    <w:rsid w:val="005A1E82"/>
    <w:rsid w:val="005A3C19"/>
    <w:rsid w:val="005A48FE"/>
    <w:rsid w:val="005A6634"/>
    <w:rsid w:val="005A7EF1"/>
    <w:rsid w:val="005B1A75"/>
    <w:rsid w:val="005B1B9A"/>
    <w:rsid w:val="005B3233"/>
    <w:rsid w:val="005B3D28"/>
    <w:rsid w:val="005B4C8C"/>
    <w:rsid w:val="005B4F1F"/>
    <w:rsid w:val="005B609C"/>
    <w:rsid w:val="005C36A9"/>
    <w:rsid w:val="005C3DE1"/>
    <w:rsid w:val="005D2A24"/>
    <w:rsid w:val="005D2EFD"/>
    <w:rsid w:val="005E1B19"/>
    <w:rsid w:val="005E3E7E"/>
    <w:rsid w:val="005E5DDF"/>
    <w:rsid w:val="005F4A79"/>
    <w:rsid w:val="005F4CA6"/>
    <w:rsid w:val="005F6C9D"/>
    <w:rsid w:val="00602EBD"/>
    <w:rsid w:val="00604AA8"/>
    <w:rsid w:val="00614783"/>
    <w:rsid w:val="00614D83"/>
    <w:rsid w:val="006158DE"/>
    <w:rsid w:val="006177E3"/>
    <w:rsid w:val="006178F0"/>
    <w:rsid w:val="00617A81"/>
    <w:rsid w:val="00625094"/>
    <w:rsid w:val="006301FF"/>
    <w:rsid w:val="00633343"/>
    <w:rsid w:val="006406B5"/>
    <w:rsid w:val="00641E35"/>
    <w:rsid w:val="00644D3F"/>
    <w:rsid w:val="00646C47"/>
    <w:rsid w:val="00652122"/>
    <w:rsid w:val="0065293C"/>
    <w:rsid w:val="0065579F"/>
    <w:rsid w:val="0066230A"/>
    <w:rsid w:val="00662649"/>
    <w:rsid w:val="00664917"/>
    <w:rsid w:val="00664C05"/>
    <w:rsid w:val="006672E6"/>
    <w:rsid w:val="0066777D"/>
    <w:rsid w:val="00680650"/>
    <w:rsid w:val="00684428"/>
    <w:rsid w:val="00684A7C"/>
    <w:rsid w:val="006934CC"/>
    <w:rsid w:val="00694255"/>
    <w:rsid w:val="00697005"/>
    <w:rsid w:val="006973B5"/>
    <w:rsid w:val="006A0C61"/>
    <w:rsid w:val="006A4F0B"/>
    <w:rsid w:val="006A53ED"/>
    <w:rsid w:val="006A67DD"/>
    <w:rsid w:val="006A7699"/>
    <w:rsid w:val="006B0094"/>
    <w:rsid w:val="006B1E62"/>
    <w:rsid w:val="006C09A6"/>
    <w:rsid w:val="006C20CC"/>
    <w:rsid w:val="006C4543"/>
    <w:rsid w:val="006E03B3"/>
    <w:rsid w:val="006E0F05"/>
    <w:rsid w:val="006E7708"/>
    <w:rsid w:val="006F31DD"/>
    <w:rsid w:val="006F6F43"/>
    <w:rsid w:val="006F7308"/>
    <w:rsid w:val="006F7899"/>
    <w:rsid w:val="00701C75"/>
    <w:rsid w:val="00703D22"/>
    <w:rsid w:val="00706A35"/>
    <w:rsid w:val="00712726"/>
    <w:rsid w:val="00714E80"/>
    <w:rsid w:val="007257D3"/>
    <w:rsid w:val="007328EF"/>
    <w:rsid w:val="00736110"/>
    <w:rsid w:val="00737E7A"/>
    <w:rsid w:val="007422AC"/>
    <w:rsid w:val="00744420"/>
    <w:rsid w:val="00746EFE"/>
    <w:rsid w:val="007523E7"/>
    <w:rsid w:val="00752A40"/>
    <w:rsid w:val="007543C0"/>
    <w:rsid w:val="00754AC6"/>
    <w:rsid w:val="00756317"/>
    <w:rsid w:val="00762438"/>
    <w:rsid w:val="007624E0"/>
    <w:rsid w:val="007644FF"/>
    <w:rsid w:val="00764DD9"/>
    <w:rsid w:val="00772C3F"/>
    <w:rsid w:val="00773524"/>
    <w:rsid w:val="007758D5"/>
    <w:rsid w:val="007808E0"/>
    <w:rsid w:val="007828E8"/>
    <w:rsid w:val="00783AB5"/>
    <w:rsid w:val="00784DE9"/>
    <w:rsid w:val="00787DB6"/>
    <w:rsid w:val="00791419"/>
    <w:rsid w:val="00791924"/>
    <w:rsid w:val="007960B9"/>
    <w:rsid w:val="00796482"/>
    <w:rsid w:val="00797DB0"/>
    <w:rsid w:val="007A2602"/>
    <w:rsid w:val="007A2A0C"/>
    <w:rsid w:val="007A45FD"/>
    <w:rsid w:val="007B089C"/>
    <w:rsid w:val="007B506C"/>
    <w:rsid w:val="007B7A07"/>
    <w:rsid w:val="007C29E5"/>
    <w:rsid w:val="007C32C6"/>
    <w:rsid w:val="007C558E"/>
    <w:rsid w:val="007D0A53"/>
    <w:rsid w:val="007D55AD"/>
    <w:rsid w:val="007E0F4B"/>
    <w:rsid w:val="007E1942"/>
    <w:rsid w:val="007E4B67"/>
    <w:rsid w:val="007F165F"/>
    <w:rsid w:val="007F307C"/>
    <w:rsid w:val="007F3C76"/>
    <w:rsid w:val="007F5E7B"/>
    <w:rsid w:val="00810A80"/>
    <w:rsid w:val="008110A8"/>
    <w:rsid w:val="00811DE8"/>
    <w:rsid w:val="00812799"/>
    <w:rsid w:val="0081393A"/>
    <w:rsid w:val="0081409D"/>
    <w:rsid w:val="00814CA0"/>
    <w:rsid w:val="00822371"/>
    <w:rsid w:val="008233CC"/>
    <w:rsid w:val="00824C08"/>
    <w:rsid w:val="0083055C"/>
    <w:rsid w:val="00833773"/>
    <w:rsid w:val="0084184B"/>
    <w:rsid w:val="00842A1F"/>
    <w:rsid w:val="0084451E"/>
    <w:rsid w:val="00846772"/>
    <w:rsid w:val="00851B6E"/>
    <w:rsid w:val="008554E4"/>
    <w:rsid w:val="00855D8B"/>
    <w:rsid w:val="00860C68"/>
    <w:rsid w:val="00871B16"/>
    <w:rsid w:val="008721E3"/>
    <w:rsid w:val="008724B1"/>
    <w:rsid w:val="00874665"/>
    <w:rsid w:val="00875F83"/>
    <w:rsid w:val="008762FA"/>
    <w:rsid w:val="00891812"/>
    <w:rsid w:val="00894263"/>
    <w:rsid w:val="008943E7"/>
    <w:rsid w:val="008946C9"/>
    <w:rsid w:val="008977E1"/>
    <w:rsid w:val="008A7956"/>
    <w:rsid w:val="008B065D"/>
    <w:rsid w:val="008B3E17"/>
    <w:rsid w:val="008B4EFE"/>
    <w:rsid w:val="008B7A00"/>
    <w:rsid w:val="008B7BA3"/>
    <w:rsid w:val="008C7A24"/>
    <w:rsid w:val="008D1D1A"/>
    <w:rsid w:val="008D2B9A"/>
    <w:rsid w:val="008D37FA"/>
    <w:rsid w:val="008D55EA"/>
    <w:rsid w:val="008E67CE"/>
    <w:rsid w:val="008F32A5"/>
    <w:rsid w:val="008F3C84"/>
    <w:rsid w:val="008F3EF6"/>
    <w:rsid w:val="008F77F2"/>
    <w:rsid w:val="00907C80"/>
    <w:rsid w:val="00910D92"/>
    <w:rsid w:val="00911A51"/>
    <w:rsid w:val="009133E9"/>
    <w:rsid w:val="0091393B"/>
    <w:rsid w:val="00915CF1"/>
    <w:rsid w:val="00915E63"/>
    <w:rsid w:val="009169FA"/>
    <w:rsid w:val="0092075A"/>
    <w:rsid w:val="00920DC6"/>
    <w:rsid w:val="009210A7"/>
    <w:rsid w:val="0092241D"/>
    <w:rsid w:val="0092493C"/>
    <w:rsid w:val="00935C6F"/>
    <w:rsid w:val="00936AF2"/>
    <w:rsid w:val="00941BA1"/>
    <w:rsid w:val="00942CB0"/>
    <w:rsid w:val="00943165"/>
    <w:rsid w:val="0094523D"/>
    <w:rsid w:val="00962204"/>
    <w:rsid w:val="00966AC9"/>
    <w:rsid w:val="009702D5"/>
    <w:rsid w:val="009706C0"/>
    <w:rsid w:val="00971154"/>
    <w:rsid w:val="00971DDB"/>
    <w:rsid w:val="00981F45"/>
    <w:rsid w:val="009834C2"/>
    <w:rsid w:val="0098369F"/>
    <w:rsid w:val="009836E0"/>
    <w:rsid w:val="009932BE"/>
    <w:rsid w:val="00993FFF"/>
    <w:rsid w:val="00994A1F"/>
    <w:rsid w:val="00995CAF"/>
    <w:rsid w:val="009A056E"/>
    <w:rsid w:val="009A0A3B"/>
    <w:rsid w:val="009A6E1F"/>
    <w:rsid w:val="009B22B7"/>
    <w:rsid w:val="009B2C51"/>
    <w:rsid w:val="009B61D3"/>
    <w:rsid w:val="009B6488"/>
    <w:rsid w:val="009C05AF"/>
    <w:rsid w:val="009D3827"/>
    <w:rsid w:val="009E226D"/>
    <w:rsid w:val="009E2DF5"/>
    <w:rsid w:val="009E5518"/>
    <w:rsid w:val="009E7369"/>
    <w:rsid w:val="009F1461"/>
    <w:rsid w:val="009F228B"/>
    <w:rsid w:val="009F3223"/>
    <w:rsid w:val="009F5748"/>
    <w:rsid w:val="00A039E4"/>
    <w:rsid w:val="00A04737"/>
    <w:rsid w:val="00A04B84"/>
    <w:rsid w:val="00A07F28"/>
    <w:rsid w:val="00A1123B"/>
    <w:rsid w:val="00A130EE"/>
    <w:rsid w:val="00A143A4"/>
    <w:rsid w:val="00A1525E"/>
    <w:rsid w:val="00A204E2"/>
    <w:rsid w:val="00A215A0"/>
    <w:rsid w:val="00A238BA"/>
    <w:rsid w:val="00A25075"/>
    <w:rsid w:val="00A25798"/>
    <w:rsid w:val="00A2749F"/>
    <w:rsid w:val="00A325A0"/>
    <w:rsid w:val="00A37B76"/>
    <w:rsid w:val="00A37BDD"/>
    <w:rsid w:val="00A37EAB"/>
    <w:rsid w:val="00A4068E"/>
    <w:rsid w:val="00A4659B"/>
    <w:rsid w:val="00A46B2F"/>
    <w:rsid w:val="00A474DB"/>
    <w:rsid w:val="00A5060C"/>
    <w:rsid w:val="00A5594E"/>
    <w:rsid w:val="00A56242"/>
    <w:rsid w:val="00A565C1"/>
    <w:rsid w:val="00A60050"/>
    <w:rsid w:val="00A60B0A"/>
    <w:rsid w:val="00A61642"/>
    <w:rsid w:val="00A64ABB"/>
    <w:rsid w:val="00A64D7B"/>
    <w:rsid w:val="00A7432C"/>
    <w:rsid w:val="00A76FBA"/>
    <w:rsid w:val="00A82909"/>
    <w:rsid w:val="00A82C57"/>
    <w:rsid w:val="00A85E98"/>
    <w:rsid w:val="00A86066"/>
    <w:rsid w:val="00A86426"/>
    <w:rsid w:val="00A91FC4"/>
    <w:rsid w:val="00AA15E9"/>
    <w:rsid w:val="00AA45B6"/>
    <w:rsid w:val="00AA6F50"/>
    <w:rsid w:val="00AA72A9"/>
    <w:rsid w:val="00AA76B9"/>
    <w:rsid w:val="00AA7947"/>
    <w:rsid w:val="00AB087E"/>
    <w:rsid w:val="00AB0963"/>
    <w:rsid w:val="00AB2B3E"/>
    <w:rsid w:val="00AB3604"/>
    <w:rsid w:val="00AD1044"/>
    <w:rsid w:val="00AE7C99"/>
    <w:rsid w:val="00AF2446"/>
    <w:rsid w:val="00AF2714"/>
    <w:rsid w:val="00AF2FF3"/>
    <w:rsid w:val="00AF74DE"/>
    <w:rsid w:val="00B01D74"/>
    <w:rsid w:val="00B05385"/>
    <w:rsid w:val="00B05784"/>
    <w:rsid w:val="00B12071"/>
    <w:rsid w:val="00B132A8"/>
    <w:rsid w:val="00B13306"/>
    <w:rsid w:val="00B14E5D"/>
    <w:rsid w:val="00B159E5"/>
    <w:rsid w:val="00B20EF1"/>
    <w:rsid w:val="00B21B50"/>
    <w:rsid w:val="00B21B91"/>
    <w:rsid w:val="00B21D0B"/>
    <w:rsid w:val="00B21D52"/>
    <w:rsid w:val="00B21E72"/>
    <w:rsid w:val="00B246FE"/>
    <w:rsid w:val="00B247E5"/>
    <w:rsid w:val="00B32A93"/>
    <w:rsid w:val="00B33949"/>
    <w:rsid w:val="00B36C0B"/>
    <w:rsid w:val="00B378D3"/>
    <w:rsid w:val="00B40CB8"/>
    <w:rsid w:val="00B415C7"/>
    <w:rsid w:val="00B471F9"/>
    <w:rsid w:val="00B50201"/>
    <w:rsid w:val="00B50F49"/>
    <w:rsid w:val="00B55FB0"/>
    <w:rsid w:val="00B60B7F"/>
    <w:rsid w:val="00B653D7"/>
    <w:rsid w:val="00B67B2F"/>
    <w:rsid w:val="00B717E7"/>
    <w:rsid w:val="00B73C5A"/>
    <w:rsid w:val="00B80386"/>
    <w:rsid w:val="00B80B20"/>
    <w:rsid w:val="00B87D19"/>
    <w:rsid w:val="00B919F8"/>
    <w:rsid w:val="00B9340F"/>
    <w:rsid w:val="00B95EB4"/>
    <w:rsid w:val="00B9621C"/>
    <w:rsid w:val="00BA0B17"/>
    <w:rsid w:val="00BA1AAD"/>
    <w:rsid w:val="00BA3DE3"/>
    <w:rsid w:val="00BB0FDF"/>
    <w:rsid w:val="00BB49F5"/>
    <w:rsid w:val="00BB7591"/>
    <w:rsid w:val="00BC340F"/>
    <w:rsid w:val="00BC531B"/>
    <w:rsid w:val="00BC6207"/>
    <w:rsid w:val="00BD38EB"/>
    <w:rsid w:val="00BD65AD"/>
    <w:rsid w:val="00BD75E9"/>
    <w:rsid w:val="00BD7E8A"/>
    <w:rsid w:val="00BE0C06"/>
    <w:rsid w:val="00BE1821"/>
    <w:rsid w:val="00BE246E"/>
    <w:rsid w:val="00BE25EE"/>
    <w:rsid w:val="00BE3235"/>
    <w:rsid w:val="00BE49BE"/>
    <w:rsid w:val="00BF07D0"/>
    <w:rsid w:val="00BF3FA7"/>
    <w:rsid w:val="00BF622F"/>
    <w:rsid w:val="00BF79E6"/>
    <w:rsid w:val="00C0395B"/>
    <w:rsid w:val="00C0662E"/>
    <w:rsid w:val="00C07BC4"/>
    <w:rsid w:val="00C111E8"/>
    <w:rsid w:val="00C157BA"/>
    <w:rsid w:val="00C21C11"/>
    <w:rsid w:val="00C246C3"/>
    <w:rsid w:val="00C24807"/>
    <w:rsid w:val="00C248CF"/>
    <w:rsid w:val="00C357EB"/>
    <w:rsid w:val="00C36E32"/>
    <w:rsid w:val="00C45553"/>
    <w:rsid w:val="00C51268"/>
    <w:rsid w:val="00C55021"/>
    <w:rsid w:val="00C66118"/>
    <w:rsid w:val="00C676C2"/>
    <w:rsid w:val="00C72037"/>
    <w:rsid w:val="00C7228E"/>
    <w:rsid w:val="00C72392"/>
    <w:rsid w:val="00C74613"/>
    <w:rsid w:val="00C74ECD"/>
    <w:rsid w:val="00C85D02"/>
    <w:rsid w:val="00C92A94"/>
    <w:rsid w:val="00C947F6"/>
    <w:rsid w:val="00C960D6"/>
    <w:rsid w:val="00CA179B"/>
    <w:rsid w:val="00CA262E"/>
    <w:rsid w:val="00CA2A5D"/>
    <w:rsid w:val="00CA68BE"/>
    <w:rsid w:val="00CA71C1"/>
    <w:rsid w:val="00CB1AAA"/>
    <w:rsid w:val="00CB1C32"/>
    <w:rsid w:val="00CB298A"/>
    <w:rsid w:val="00CB5583"/>
    <w:rsid w:val="00CC0821"/>
    <w:rsid w:val="00CC49AF"/>
    <w:rsid w:val="00CD101D"/>
    <w:rsid w:val="00CD1555"/>
    <w:rsid w:val="00CD3E22"/>
    <w:rsid w:val="00CD3E23"/>
    <w:rsid w:val="00CD4E26"/>
    <w:rsid w:val="00CD5B82"/>
    <w:rsid w:val="00CD64A6"/>
    <w:rsid w:val="00CE26C6"/>
    <w:rsid w:val="00CE3C6D"/>
    <w:rsid w:val="00CE61EE"/>
    <w:rsid w:val="00CE710A"/>
    <w:rsid w:val="00CE7767"/>
    <w:rsid w:val="00CF0529"/>
    <w:rsid w:val="00CF12E6"/>
    <w:rsid w:val="00CF59D3"/>
    <w:rsid w:val="00CF5C8C"/>
    <w:rsid w:val="00CF6097"/>
    <w:rsid w:val="00CF6D83"/>
    <w:rsid w:val="00CF7009"/>
    <w:rsid w:val="00D02343"/>
    <w:rsid w:val="00D042FE"/>
    <w:rsid w:val="00D10F1D"/>
    <w:rsid w:val="00D14AD5"/>
    <w:rsid w:val="00D1623F"/>
    <w:rsid w:val="00D203B9"/>
    <w:rsid w:val="00D23637"/>
    <w:rsid w:val="00D27E7B"/>
    <w:rsid w:val="00D31E9F"/>
    <w:rsid w:val="00D4256A"/>
    <w:rsid w:val="00D42C61"/>
    <w:rsid w:val="00D62F86"/>
    <w:rsid w:val="00D644A1"/>
    <w:rsid w:val="00D650E1"/>
    <w:rsid w:val="00D70D89"/>
    <w:rsid w:val="00D73CA4"/>
    <w:rsid w:val="00D7432F"/>
    <w:rsid w:val="00D7563D"/>
    <w:rsid w:val="00D76D72"/>
    <w:rsid w:val="00D81F12"/>
    <w:rsid w:val="00D83749"/>
    <w:rsid w:val="00D84A38"/>
    <w:rsid w:val="00D85FBA"/>
    <w:rsid w:val="00D91F2F"/>
    <w:rsid w:val="00D937BA"/>
    <w:rsid w:val="00D93E9F"/>
    <w:rsid w:val="00D9633A"/>
    <w:rsid w:val="00D973E0"/>
    <w:rsid w:val="00DA443B"/>
    <w:rsid w:val="00DB1A67"/>
    <w:rsid w:val="00DB1F07"/>
    <w:rsid w:val="00DB3B78"/>
    <w:rsid w:val="00DB6C3C"/>
    <w:rsid w:val="00DC427D"/>
    <w:rsid w:val="00DC6B4B"/>
    <w:rsid w:val="00DC7B59"/>
    <w:rsid w:val="00DD5ACC"/>
    <w:rsid w:val="00DD7294"/>
    <w:rsid w:val="00DE184D"/>
    <w:rsid w:val="00DE2225"/>
    <w:rsid w:val="00DE3568"/>
    <w:rsid w:val="00DE3AF5"/>
    <w:rsid w:val="00DE433C"/>
    <w:rsid w:val="00DE7866"/>
    <w:rsid w:val="00DE7AFA"/>
    <w:rsid w:val="00DF0751"/>
    <w:rsid w:val="00DF089D"/>
    <w:rsid w:val="00DF29C3"/>
    <w:rsid w:val="00DF56B0"/>
    <w:rsid w:val="00DF7785"/>
    <w:rsid w:val="00E01A9E"/>
    <w:rsid w:val="00E02886"/>
    <w:rsid w:val="00E04145"/>
    <w:rsid w:val="00E0693F"/>
    <w:rsid w:val="00E07A85"/>
    <w:rsid w:val="00E116FF"/>
    <w:rsid w:val="00E12780"/>
    <w:rsid w:val="00E16EA5"/>
    <w:rsid w:val="00E27194"/>
    <w:rsid w:val="00E3447B"/>
    <w:rsid w:val="00E3496C"/>
    <w:rsid w:val="00E37E71"/>
    <w:rsid w:val="00E413B6"/>
    <w:rsid w:val="00E433B2"/>
    <w:rsid w:val="00E57503"/>
    <w:rsid w:val="00E62461"/>
    <w:rsid w:val="00E708C1"/>
    <w:rsid w:val="00E7213D"/>
    <w:rsid w:val="00E75D2B"/>
    <w:rsid w:val="00E7695F"/>
    <w:rsid w:val="00E80947"/>
    <w:rsid w:val="00E82B61"/>
    <w:rsid w:val="00E91079"/>
    <w:rsid w:val="00E91AD4"/>
    <w:rsid w:val="00E92D50"/>
    <w:rsid w:val="00E95309"/>
    <w:rsid w:val="00E95BA4"/>
    <w:rsid w:val="00EA368D"/>
    <w:rsid w:val="00EA3DB4"/>
    <w:rsid w:val="00EA4BC1"/>
    <w:rsid w:val="00EA6EDD"/>
    <w:rsid w:val="00EA746E"/>
    <w:rsid w:val="00EB5A23"/>
    <w:rsid w:val="00EB64C5"/>
    <w:rsid w:val="00EB6743"/>
    <w:rsid w:val="00EC0278"/>
    <w:rsid w:val="00EC0E2E"/>
    <w:rsid w:val="00EC2A2A"/>
    <w:rsid w:val="00EC3D38"/>
    <w:rsid w:val="00ED0E9A"/>
    <w:rsid w:val="00ED44F1"/>
    <w:rsid w:val="00ED5ED8"/>
    <w:rsid w:val="00ED70B0"/>
    <w:rsid w:val="00EE0568"/>
    <w:rsid w:val="00EE373F"/>
    <w:rsid w:val="00EE4A81"/>
    <w:rsid w:val="00EE6A1F"/>
    <w:rsid w:val="00EE7322"/>
    <w:rsid w:val="00EE7B7F"/>
    <w:rsid w:val="00EF36AE"/>
    <w:rsid w:val="00EF4AED"/>
    <w:rsid w:val="00EF7139"/>
    <w:rsid w:val="00F01212"/>
    <w:rsid w:val="00F01432"/>
    <w:rsid w:val="00F01EE3"/>
    <w:rsid w:val="00F109D1"/>
    <w:rsid w:val="00F10F49"/>
    <w:rsid w:val="00F126E9"/>
    <w:rsid w:val="00F20185"/>
    <w:rsid w:val="00F2287A"/>
    <w:rsid w:val="00F24038"/>
    <w:rsid w:val="00F276E9"/>
    <w:rsid w:val="00F30BFC"/>
    <w:rsid w:val="00F325FD"/>
    <w:rsid w:val="00F37160"/>
    <w:rsid w:val="00F45054"/>
    <w:rsid w:val="00F4636C"/>
    <w:rsid w:val="00F50020"/>
    <w:rsid w:val="00F57306"/>
    <w:rsid w:val="00F57B4D"/>
    <w:rsid w:val="00F62330"/>
    <w:rsid w:val="00F638C4"/>
    <w:rsid w:val="00F64F26"/>
    <w:rsid w:val="00F65F66"/>
    <w:rsid w:val="00F66B04"/>
    <w:rsid w:val="00F7102A"/>
    <w:rsid w:val="00F75439"/>
    <w:rsid w:val="00F7565A"/>
    <w:rsid w:val="00F85565"/>
    <w:rsid w:val="00F85D60"/>
    <w:rsid w:val="00F923EC"/>
    <w:rsid w:val="00F92AA9"/>
    <w:rsid w:val="00F93CEB"/>
    <w:rsid w:val="00F94747"/>
    <w:rsid w:val="00FA0628"/>
    <w:rsid w:val="00FA0E17"/>
    <w:rsid w:val="00FA2567"/>
    <w:rsid w:val="00FB4C60"/>
    <w:rsid w:val="00FC0D96"/>
    <w:rsid w:val="00FC66EF"/>
    <w:rsid w:val="00FD6E45"/>
    <w:rsid w:val="00FE23C6"/>
    <w:rsid w:val="00FE2458"/>
    <w:rsid w:val="00FE7B2F"/>
    <w:rsid w:val="00FF075F"/>
    <w:rsid w:val="00FF0BC5"/>
    <w:rsid w:val="00FF0E1E"/>
    <w:rsid w:val="00FF3542"/>
    <w:rsid w:val="00FF38E1"/>
    <w:rsid w:val="00FF42A3"/>
    <w:rsid w:val="00FF47B7"/>
    <w:rsid w:val="00FF76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119EAF"/>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7">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sdException w:name="Smart Link Error" w:semiHidden="1" w:unhideWhenUsed="1"/>
  </w:latentStyles>
  <w:style w:type="paragraph" w:default="1" w:styleId="Normal">
    <w:name w:val="Normal"/>
    <w:qFormat/>
    <w:rsid w:val="00822371"/>
    <w:pPr>
      <w:ind w:firstLine="181"/>
      <w:jc w:val="both"/>
    </w:pPr>
    <w:rPr>
      <w:rFonts w:ascii="Times New Roman" w:eastAsia="Times" w:hAnsi="Times New Roman" w:cs="Times New Roman"/>
      <w:sz w:val="20"/>
      <w:szCs w:val="20"/>
    </w:rPr>
  </w:style>
  <w:style w:type="paragraph" w:styleId="Heading1">
    <w:name w:val="heading 1"/>
    <w:basedOn w:val="NormalSectionStart"/>
    <w:next w:val="NormalSectionStart"/>
    <w:link w:val="Heading1Char"/>
    <w:qFormat/>
    <w:rsid w:val="00576389"/>
    <w:pPr>
      <w:keepNext/>
      <w:spacing w:before="200" w:after="60"/>
      <w:jc w:val="center"/>
      <w:outlineLvl w:val="0"/>
    </w:pPr>
    <w:rPr>
      <w:b/>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uthorname">
    <w:name w:val="Author name"/>
    <w:basedOn w:val="Normal"/>
    <w:next w:val="Affiliation"/>
    <w:rsid w:val="00822371"/>
    <w:pPr>
      <w:ind w:firstLine="0"/>
      <w:jc w:val="center"/>
      <w:outlineLvl w:val="0"/>
    </w:pPr>
    <w:rPr>
      <w:rFonts w:eastAsia="Times New Roman"/>
      <w:b/>
      <w:sz w:val="22"/>
    </w:rPr>
  </w:style>
  <w:style w:type="paragraph" w:customStyle="1" w:styleId="Affiliation">
    <w:name w:val="Affiliation"/>
    <w:basedOn w:val="Normal"/>
    <w:rsid w:val="00822371"/>
    <w:pPr>
      <w:ind w:firstLine="0"/>
      <w:jc w:val="center"/>
      <w:outlineLvl w:val="0"/>
    </w:pPr>
    <w:rPr>
      <w:rFonts w:eastAsia="Times New Roman"/>
    </w:rPr>
  </w:style>
  <w:style w:type="paragraph" w:styleId="Title">
    <w:name w:val="Title"/>
    <w:basedOn w:val="Normal"/>
    <w:next w:val="Authorname"/>
    <w:link w:val="TitleChar"/>
    <w:qFormat/>
    <w:rsid w:val="00822371"/>
    <w:pPr>
      <w:ind w:firstLine="0"/>
      <w:jc w:val="center"/>
      <w:outlineLvl w:val="0"/>
    </w:pPr>
    <w:rPr>
      <w:rFonts w:eastAsia="Times New Roman"/>
      <w:b/>
      <w:kern w:val="28"/>
      <w:sz w:val="28"/>
    </w:rPr>
  </w:style>
  <w:style w:type="character" w:customStyle="1" w:styleId="TitleChar">
    <w:name w:val="Title Char"/>
    <w:basedOn w:val="DefaultParagraphFont"/>
    <w:link w:val="Title"/>
    <w:rsid w:val="00822371"/>
    <w:rPr>
      <w:rFonts w:ascii="Times New Roman" w:eastAsia="Times New Roman" w:hAnsi="Times New Roman" w:cs="Times New Roman"/>
      <w:b/>
      <w:kern w:val="28"/>
      <w:sz w:val="28"/>
      <w:szCs w:val="20"/>
    </w:rPr>
  </w:style>
  <w:style w:type="character" w:styleId="CommentReference">
    <w:name w:val="annotation reference"/>
    <w:basedOn w:val="DefaultParagraphFont"/>
    <w:uiPriority w:val="99"/>
    <w:semiHidden/>
    <w:unhideWhenUsed/>
    <w:rsid w:val="00822371"/>
    <w:rPr>
      <w:sz w:val="18"/>
      <w:szCs w:val="18"/>
    </w:rPr>
  </w:style>
  <w:style w:type="paragraph" w:styleId="CommentText">
    <w:name w:val="annotation text"/>
    <w:basedOn w:val="Normal"/>
    <w:link w:val="CommentTextChar"/>
    <w:uiPriority w:val="99"/>
    <w:unhideWhenUsed/>
    <w:rsid w:val="00822371"/>
    <w:rPr>
      <w:sz w:val="24"/>
      <w:szCs w:val="24"/>
    </w:rPr>
  </w:style>
  <w:style w:type="character" w:customStyle="1" w:styleId="CommentTextChar">
    <w:name w:val="Comment Text Char"/>
    <w:basedOn w:val="DefaultParagraphFont"/>
    <w:link w:val="CommentText"/>
    <w:uiPriority w:val="99"/>
    <w:rsid w:val="00822371"/>
    <w:rPr>
      <w:rFonts w:ascii="Times New Roman" w:eastAsia="Times" w:hAnsi="Times New Roman" w:cs="Times New Roman"/>
    </w:rPr>
  </w:style>
  <w:style w:type="paragraph" w:styleId="CommentSubject">
    <w:name w:val="annotation subject"/>
    <w:basedOn w:val="CommentText"/>
    <w:next w:val="CommentText"/>
    <w:link w:val="CommentSubjectChar"/>
    <w:uiPriority w:val="99"/>
    <w:semiHidden/>
    <w:unhideWhenUsed/>
    <w:rsid w:val="00822371"/>
    <w:rPr>
      <w:b/>
      <w:bCs/>
      <w:sz w:val="20"/>
      <w:szCs w:val="20"/>
    </w:rPr>
  </w:style>
  <w:style w:type="character" w:customStyle="1" w:styleId="CommentSubjectChar">
    <w:name w:val="Comment Subject Char"/>
    <w:basedOn w:val="CommentTextChar"/>
    <w:link w:val="CommentSubject"/>
    <w:uiPriority w:val="99"/>
    <w:semiHidden/>
    <w:rsid w:val="00822371"/>
    <w:rPr>
      <w:rFonts w:ascii="Times New Roman" w:eastAsia="Times" w:hAnsi="Times New Roman" w:cs="Times New Roman"/>
      <w:b/>
      <w:bCs/>
      <w:sz w:val="20"/>
      <w:szCs w:val="20"/>
    </w:rPr>
  </w:style>
  <w:style w:type="paragraph" w:styleId="BalloonText">
    <w:name w:val="Balloon Text"/>
    <w:basedOn w:val="Normal"/>
    <w:link w:val="BalloonTextChar"/>
    <w:uiPriority w:val="99"/>
    <w:semiHidden/>
    <w:unhideWhenUsed/>
    <w:rsid w:val="00822371"/>
    <w:rPr>
      <w:sz w:val="18"/>
      <w:szCs w:val="18"/>
    </w:rPr>
  </w:style>
  <w:style w:type="character" w:customStyle="1" w:styleId="BalloonTextChar">
    <w:name w:val="Balloon Text Char"/>
    <w:basedOn w:val="DefaultParagraphFont"/>
    <w:link w:val="BalloonText"/>
    <w:uiPriority w:val="99"/>
    <w:semiHidden/>
    <w:rsid w:val="00822371"/>
    <w:rPr>
      <w:rFonts w:ascii="Times New Roman" w:eastAsia="Times" w:hAnsi="Times New Roman" w:cs="Times New Roman"/>
      <w:sz w:val="18"/>
      <w:szCs w:val="18"/>
    </w:rPr>
  </w:style>
  <w:style w:type="paragraph" w:customStyle="1" w:styleId="Abstracttext">
    <w:name w:val="Abstract text"/>
    <w:basedOn w:val="Normal"/>
    <w:rsid w:val="00822371"/>
    <w:pPr>
      <w:spacing w:line="200" w:lineRule="exact"/>
      <w:ind w:left="181" w:right="181" w:firstLine="0"/>
    </w:pPr>
    <w:rPr>
      <w:rFonts w:eastAsia="Times New Roman"/>
      <w:sz w:val="18"/>
    </w:rPr>
  </w:style>
  <w:style w:type="character" w:customStyle="1" w:styleId="Heading1Char">
    <w:name w:val="Heading 1 Char"/>
    <w:basedOn w:val="DefaultParagraphFont"/>
    <w:link w:val="Heading1"/>
    <w:rsid w:val="00576389"/>
    <w:rPr>
      <w:rFonts w:ascii="Times New Roman" w:eastAsia="Times New Roman" w:hAnsi="Times New Roman" w:cs="Times New Roman"/>
      <w:b/>
      <w:szCs w:val="20"/>
    </w:rPr>
  </w:style>
  <w:style w:type="paragraph" w:customStyle="1" w:styleId="NormalSectionStart">
    <w:name w:val="Normal Section Start"/>
    <w:basedOn w:val="Normal"/>
    <w:next w:val="Normal"/>
    <w:rsid w:val="00576389"/>
    <w:pPr>
      <w:ind w:firstLine="0"/>
    </w:pPr>
    <w:rPr>
      <w:rFonts w:eastAsia="Times New Roman"/>
    </w:rPr>
  </w:style>
  <w:style w:type="paragraph" w:customStyle="1" w:styleId="Reference">
    <w:name w:val="Reference"/>
    <w:basedOn w:val="Normal"/>
    <w:rsid w:val="00576389"/>
    <w:pPr>
      <w:ind w:left="181" w:hanging="181"/>
    </w:pPr>
    <w:rPr>
      <w:rFonts w:eastAsia="Times New Roman"/>
    </w:rPr>
  </w:style>
  <w:style w:type="paragraph" w:customStyle="1" w:styleId="Figure">
    <w:name w:val="Figure"/>
    <w:basedOn w:val="NormalSectionStart"/>
    <w:rsid w:val="000F0836"/>
    <w:pPr>
      <w:ind w:firstLine="187"/>
      <w:jc w:val="center"/>
    </w:pPr>
  </w:style>
  <w:style w:type="table" w:styleId="TableGrid">
    <w:name w:val="Table Grid"/>
    <w:basedOn w:val="TableNormal"/>
    <w:uiPriority w:val="39"/>
    <w:rsid w:val="000F083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1393B"/>
    <w:pPr>
      <w:tabs>
        <w:tab w:val="center" w:pos="4680"/>
        <w:tab w:val="right" w:pos="9360"/>
      </w:tabs>
    </w:pPr>
  </w:style>
  <w:style w:type="character" w:customStyle="1" w:styleId="HeaderChar">
    <w:name w:val="Header Char"/>
    <w:basedOn w:val="DefaultParagraphFont"/>
    <w:link w:val="Header"/>
    <w:uiPriority w:val="99"/>
    <w:rsid w:val="0091393B"/>
    <w:rPr>
      <w:rFonts w:ascii="Times New Roman" w:eastAsia="Times" w:hAnsi="Times New Roman" w:cs="Times New Roman"/>
      <w:sz w:val="20"/>
      <w:szCs w:val="20"/>
    </w:rPr>
  </w:style>
  <w:style w:type="paragraph" w:styleId="Footer">
    <w:name w:val="footer"/>
    <w:basedOn w:val="Normal"/>
    <w:link w:val="FooterChar"/>
    <w:uiPriority w:val="99"/>
    <w:unhideWhenUsed/>
    <w:rsid w:val="0091393B"/>
    <w:pPr>
      <w:tabs>
        <w:tab w:val="center" w:pos="4680"/>
        <w:tab w:val="right" w:pos="9360"/>
      </w:tabs>
    </w:pPr>
  </w:style>
  <w:style w:type="character" w:customStyle="1" w:styleId="FooterChar">
    <w:name w:val="Footer Char"/>
    <w:basedOn w:val="DefaultParagraphFont"/>
    <w:link w:val="Footer"/>
    <w:uiPriority w:val="99"/>
    <w:rsid w:val="0091393B"/>
    <w:rPr>
      <w:rFonts w:ascii="Times New Roman" w:eastAsia="Times" w:hAnsi="Times New Roman" w:cs="Times New Roman"/>
      <w:sz w:val="20"/>
      <w:szCs w:val="20"/>
    </w:rPr>
  </w:style>
  <w:style w:type="character" w:styleId="PageNumber">
    <w:name w:val="page number"/>
    <w:basedOn w:val="DefaultParagraphFont"/>
    <w:uiPriority w:val="99"/>
    <w:semiHidden/>
    <w:unhideWhenUsed/>
    <w:rsid w:val="0091393B"/>
  </w:style>
  <w:style w:type="paragraph" w:styleId="Revision">
    <w:name w:val="Revision"/>
    <w:hidden/>
    <w:uiPriority w:val="99"/>
    <w:semiHidden/>
    <w:rsid w:val="00EF7139"/>
    <w:rPr>
      <w:rFonts w:ascii="Times New Roman" w:eastAsia="Times" w:hAnsi="Times New Roman" w:cs="Times New Roman"/>
      <w:sz w:val="20"/>
      <w:szCs w:val="20"/>
    </w:rPr>
  </w:style>
  <w:style w:type="paragraph" w:customStyle="1" w:styleId="FreeForm">
    <w:name w:val="Free Form"/>
    <w:rsid w:val="00625094"/>
    <w:rPr>
      <w:rFonts w:ascii="Helvetica" w:eastAsia="ヒラギノ角ゴ Pro W3" w:hAnsi="Helvetica" w:cs="Times New Roman"/>
      <w:color w:val="000000"/>
      <w:szCs w:val="20"/>
    </w:rPr>
  </w:style>
  <w:style w:type="character" w:styleId="Hyperlink">
    <w:name w:val="Hyperlink"/>
    <w:basedOn w:val="DefaultParagraphFont"/>
    <w:uiPriority w:val="99"/>
    <w:unhideWhenUsed/>
    <w:rsid w:val="00FA2567"/>
    <w:rPr>
      <w:color w:val="0563C1" w:themeColor="hyperlink"/>
      <w:u w:val="single"/>
    </w:rPr>
  </w:style>
  <w:style w:type="character" w:styleId="UnresolvedMention">
    <w:name w:val="Unresolved Mention"/>
    <w:basedOn w:val="DefaultParagraphFont"/>
    <w:uiPriority w:val="99"/>
    <w:rsid w:val="00FA256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1631932">
      <w:bodyDiv w:val="1"/>
      <w:marLeft w:val="0"/>
      <w:marRight w:val="0"/>
      <w:marTop w:val="0"/>
      <w:marBottom w:val="0"/>
      <w:divBdr>
        <w:top w:val="none" w:sz="0" w:space="0" w:color="auto"/>
        <w:left w:val="none" w:sz="0" w:space="0" w:color="auto"/>
        <w:bottom w:val="none" w:sz="0" w:space="0" w:color="auto"/>
        <w:right w:val="none" w:sz="0" w:space="0" w:color="auto"/>
      </w:divBdr>
    </w:div>
    <w:div w:id="590360056">
      <w:bodyDiv w:val="1"/>
      <w:marLeft w:val="0"/>
      <w:marRight w:val="0"/>
      <w:marTop w:val="0"/>
      <w:marBottom w:val="0"/>
      <w:divBdr>
        <w:top w:val="none" w:sz="0" w:space="0" w:color="auto"/>
        <w:left w:val="none" w:sz="0" w:space="0" w:color="auto"/>
        <w:bottom w:val="none" w:sz="0" w:space="0" w:color="auto"/>
        <w:right w:val="none" w:sz="0" w:space="0" w:color="auto"/>
      </w:divBdr>
    </w:div>
    <w:div w:id="726999191">
      <w:bodyDiv w:val="1"/>
      <w:marLeft w:val="0"/>
      <w:marRight w:val="0"/>
      <w:marTop w:val="0"/>
      <w:marBottom w:val="0"/>
      <w:divBdr>
        <w:top w:val="none" w:sz="0" w:space="0" w:color="auto"/>
        <w:left w:val="none" w:sz="0" w:space="0" w:color="auto"/>
        <w:bottom w:val="none" w:sz="0" w:space="0" w:color="auto"/>
        <w:right w:val="none" w:sz="0" w:space="0" w:color="auto"/>
      </w:divBdr>
    </w:div>
    <w:div w:id="922302177">
      <w:bodyDiv w:val="1"/>
      <w:marLeft w:val="0"/>
      <w:marRight w:val="0"/>
      <w:marTop w:val="0"/>
      <w:marBottom w:val="0"/>
      <w:divBdr>
        <w:top w:val="none" w:sz="0" w:space="0" w:color="auto"/>
        <w:left w:val="none" w:sz="0" w:space="0" w:color="auto"/>
        <w:bottom w:val="none" w:sz="0" w:space="0" w:color="auto"/>
        <w:right w:val="none" w:sz="0" w:space="0" w:color="auto"/>
      </w:divBdr>
      <w:divsChild>
        <w:div w:id="1435906096">
          <w:marLeft w:val="0"/>
          <w:marRight w:val="0"/>
          <w:marTop w:val="0"/>
          <w:marBottom w:val="0"/>
          <w:divBdr>
            <w:top w:val="none" w:sz="0" w:space="0" w:color="auto"/>
            <w:left w:val="none" w:sz="0" w:space="0" w:color="auto"/>
            <w:bottom w:val="none" w:sz="0" w:space="0" w:color="auto"/>
            <w:right w:val="none" w:sz="0" w:space="0" w:color="auto"/>
          </w:divBdr>
        </w:div>
        <w:div w:id="1190220271">
          <w:marLeft w:val="0"/>
          <w:marRight w:val="0"/>
          <w:marTop w:val="0"/>
          <w:marBottom w:val="0"/>
          <w:divBdr>
            <w:top w:val="none" w:sz="0" w:space="0" w:color="auto"/>
            <w:left w:val="none" w:sz="0" w:space="0" w:color="auto"/>
            <w:bottom w:val="none" w:sz="0" w:space="0" w:color="auto"/>
            <w:right w:val="none" w:sz="0" w:space="0" w:color="auto"/>
          </w:divBdr>
        </w:div>
        <w:div w:id="1507017381">
          <w:marLeft w:val="0"/>
          <w:marRight w:val="0"/>
          <w:marTop w:val="0"/>
          <w:marBottom w:val="0"/>
          <w:divBdr>
            <w:top w:val="none" w:sz="0" w:space="0" w:color="auto"/>
            <w:left w:val="none" w:sz="0" w:space="0" w:color="auto"/>
            <w:bottom w:val="none" w:sz="0" w:space="0" w:color="auto"/>
            <w:right w:val="none" w:sz="0" w:space="0" w:color="auto"/>
          </w:divBdr>
        </w:div>
        <w:div w:id="1154109040">
          <w:marLeft w:val="0"/>
          <w:marRight w:val="0"/>
          <w:marTop w:val="0"/>
          <w:marBottom w:val="0"/>
          <w:divBdr>
            <w:top w:val="none" w:sz="0" w:space="0" w:color="auto"/>
            <w:left w:val="none" w:sz="0" w:space="0" w:color="auto"/>
            <w:bottom w:val="none" w:sz="0" w:space="0" w:color="auto"/>
            <w:right w:val="none" w:sz="0" w:space="0" w:color="auto"/>
          </w:divBdr>
        </w:div>
      </w:divsChild>
    </w:div>
    <w:div w:id="950668977">
      <w:bodyDiv w:val="1"/>
      <w:marLeft w:val="0"/>
      <w:marRight w:val="0"/>
      <w:marTop w:val="0"/>
      <w:marBottom w:val="0"/>
      <w:divBdr>
        <w:top w:val="none" w:sz="0" w:space="0" w:color="auto"/>
        <w:left w:val="none" w:sz="0" w:space="0" w:color="auto"/>
        <w:bottom w:val="none" w:sz="0" w:space="0" w:color="auto"/>
        <w:right w:val="none" w:sz="0" w:space="0" w:color="auto"/>
      </w:divBdr>
    </w:div>
    <w:div w:id="973218353">
      <w:bodyDiv w:val="1"/>
      <w:marLeft w:val="0"/>
      <w:marRight w:val="0"/>
      <w:marTop w:val="0"/>
      <w:marBottom w:val="0"/>
      <w:divBdr>
        <w:top w:val="none" w:sz="0" w:space="0" w:color="auto"/>
        <w:left w:val="none" w:sz="0" w:space="0" w:color="auto"/>
        <w:bottom w:val="none" w:sz="0" w:space="0" w:color="auto"/>
        <w:right w:val="none" w:sz="0" w:space="0" w:color="auto"/>
      </w:divBdr>
    </w:div>
    <w:div w:id="1046686284">
      <w:bodyDiv w:val="1"/>
      <w:marLeft w:val="0"/>
      <w:marRight w:val="0"/>
      <w:marTop w:val="0"/>
      <w:marBottom w:val="0"/>
      <w:divBdr>
        <w:top w:val="none" w:sz="0" w:space="0" w:color="auto"/>
        <w:left w:val="none" w:sz="0" w:space="0" w:color="auto"/>
        <w:bottom w:val="none" w:sz="0" w:space="0" w:color="auto"/>
        <w:right w:val="none" w:sz="0" w:space="0" w:color="auto"/>
      </w:divBdr>
    </w:div>
    <w:div w:id="1192498227">
      <w:bodyDiv w:val="1"/>
      <w:marLeft w:val="0"/>
      <w:marRight w:val="0"/>
      <w:marTop w:val="0"/>
      <w:marBottom w:val="0"/>
      <w:divBdr>
        <w:top w:val="none" w:sz="0" w:space="0" w:color="auto"/>
        <w:left w:val="none" w:sz="0" w:space="0" w:color="auto"/>
        <w:bottom w:val="none" w:sz="0" w:space="0" w:color="auto"/>
        <w:right w:val="none" w:sz="0" w:space="0" w:color="auto"/>
      </w:divBdr>
    </w:div>
    <w:div w:id="1479422211">
      <w:bodyDiv w:val="1"/>
      <w:marLeft w:val="0"/>
      <w:marRight w:val="0"/>
      <w:marTop w:val="0"/>
      <w:marBottom w:val="0"/>
      <w:divBdr>
        <w:top w:val="none" w:sz="0" w:space="0" w:color="auto"/>
        <w:left w:val="none" w:sz="0" w:space="0" w:color="auto"/>
        <w:bottom w:val="none" w:sz="0" w:space="0" w:color="auto"/>
        <w:right w:val="none" w:sz="0" w:space="0" w:color="auto"/>
      </w:divBdr>
    </w:div>
    <w:div w:id="1479883650">
      <w:bodyDiv w:val="1"/>
      <w:marLeft w:val="0"/>
      <w:marRight w:val="0"/>
      <w:marTop w:val="0"/>
      <w:marBottom w:val="0"/>
      <w:divBdr>
        <w:top w:val="none" w:sz="0" w:space="0" w:color="auto"/>
        <w:left w:val="none" w:sz="0" w:space="0" w:color="auto"/>
        <w:bottom w:val="none" w:sz="0" w:space="0" w:color="auto"/>
        <w:right w:val="none" w:sz="0" w:space="0" w:color="auto"/>
      </w:divBdr>
    </w:div>
    <w:div w:id="1509759337">
      <w:bodyDiv w:val="1"/>
      <w:marLeft w:val="0"/>
      <w:marRight w:val="0"/>
      <w:marTop w:val="0"/>
      <w:marBottom w:val="0"/>
      <w:divBdr>
        <w:top w:val="none" w:sz="0" w:space="0" w:color="auto"/>
        <w:left w:val="none" w:sz="0" w:space="0" w:color="auto"/>
        <w:bottom w:val="none" w:sz="0" w:space="0" w:color="auto"/>
        <w:right w:val="none" w:sz="0" w:space="0" w:color="auto"/>
      </w:divBdr>
    </w:div>
    <w:div w:id="1516380037">
      <w:bodyDiv w:val="1"/>
      <w:marLeft w:val="0"/>
      <w:marRight w:val="0"/>
      <w:marTop w:val="0"/>
      <w:marBottom w:val="0"/>
      <w:divBdr>
        <w:top w:val="none" w:sz="0" w:space="0" w:color="auto"/>
        <w:left w:val="none" w:sz="0" w:space="0" w:color="auto"/>
        <w:bottom w:val="none" w:sz="0" w:space="0" w:color="auto"/>
        <w:right w:val="none" w:sz="0" w:space="0" w:color="auto"/>
      </w:divBdr>
      <w:divsChild>
        <w:div w:id="153687897">
          <w:marLeft w:val="0"/>
          <w:marRight w:val="0"/>
          <w:marTop w:val="0"/>
          <w:marBottom w:val="0"/>
          <w:divBdr>
            <w:top w:val="none" w:sz="0" w:space="0" w:color="auto"/>
            <w:left w:val="none" w:sz="0" w:space="0" w:color="auto"/>
            <w:bottom w:val="none" w:sz="0" w:space="0" w:color="auto"/>
            <w:right w:val="none" w:sz="0" w:space="0" w:color="auto"/>
          </w:divBdr>
        </w:div>
        <w:div w:id="1228029574">
          <w:marLeft w:val="0"/>
          <w:marRight w:val="0"/>
          <w:marTop w:val="0"/>
          <w:marBottom w:val="0"/>
          <w:divBdr>
            <w:top w:val="none" w:sz="0" w:space="0" w:color="auto"/>
            <w:left w:val="none" w:sz="0" w:space="0" w:color="auto"/>
            <w:bottom w:val="none" w:sz="0" w:space="0" w:color="auto"/>
            <w:right w:val="none" w:sz="0" w:space="0" w:color="auto"/>
          </w:divBdr>
        </w:div>
        <w:div w:id="1188716491">
          <w:marLeft w:val="0"/>
          <w:marRight w:val="0"/>
          <w:marTop w:val="0"/>
          <w:marBottom w:val="0"/>
          <w:divBdr>
            <w:top w:val="none" w:sz="0" w:space="0" w:color="auto"/>
            <w:left w:val="none" w:sz="0" w:space="0" w:color="auto"/>
            <w:bottom w:val="none" w:sz="0" w:space="0" w:color="auto"/>
            <w:right w:val="none" w:sz="0" w:space="0" w:color="auto"/>
          </w:divBdr>
        </w:div>
        <w:div w:id="319579019">
          <w:marLeft w:val="0"/>
          <w:marRight w:val="0"/>
          <w:marTop w:val="0"/>
          <w:marBottom w:val="0"/>
          <w:divBdr>
            <w:top w:val="none" w:sz="0" w:space="0" w:color="auto"/>
            <w:left w:val="none" w:sz="0" w:space="0" w:color="auto"/>
            <w:bottom w:val="none" w:sz="0" w:space="0" w:color="auto"/>
            <w:right w:val="none" w:sz="0" w:space="0" w:color="auto"/>
          </w:divBdr>
        </w:div>
        <w:div w:id="1643273371">
          <w:marLeft w:val="0"/>
          <w:marRight w:val="0"/>
          <w:marTop w:val="0"/>
          <w:marBottom w:val="0"/>
          <w:divBdr>
            <w:top w:val="none" w:sz="0" w:space="0" w:color="auto"/>
            <w:left w:val="none" w:sz="0" w:space="0" w:color="auto"/>
            <w:bottom w:val="none" w:sz="0" w:space="0" w:color="auto"/>
            <w:right w:val="none" w:sz="0" w:space="0" w:color="auto"/>
          </w:divBdr>
        </w:div>
        <w:div w:id="1130052497">
          <w:marLeft w:val="0"/>
          <w:marRight w:val="0"/>
          <w:marTop w:val="0"/>
          <w:marBottom w:val="0"/>
          <w:divBdr>
            <w:top w:val="none" w:sz="0" w:space="0" w:color="auto"/>
            <w:left w:val="none" w:sz="0" w:space="0" w:color="auto"/>
            <w:bottom w:val="none" w:sz="0" w:space="0" w:color="auto"/>
            <w:right w:val="none" w:sz="0" w:space="0" w:color="auto"/>
          </w:divBdr>
        </w:div>
        <w:div w:id="1007631541">
          <w:marLeft w:val="0"/>
          <w:marRight w:val="0"/>
          <w:marTop w:val="0"/>
          <w:marBottom w:val="0"/>
          <w:divBdr>
            <w:top w:val="none" w:sz="0" w:space="0" w:color="auto"/>
            <w:left w:val="none" w:sz="0" w:space="0" w:color="auto"/>
            <w:bottom w:val="none" w:sz="0" w:space="0" w:color="auto"/>
            <w:right w:val="none" w:sz="0" w:space="0" w:color="auto"/>
          </w:divBdr>
        </w:div>
        <w:div w:id="257254815">
          <w:marLeft w:val="0"/>
          <w:marRight w:val="0"/>
          <w:marTop w:val="0"/>
          <w:marBottom w:val="0"/>
          <w:divBdr>
            <w:top w:val="none" w:sz="0" w:space="0" w:color="auto"/>
            <w:left w:val="none" w:sz="0" w:space="0" w:color="auto"/>
            <w:bottom w:val="none" w:sz="0" w:space="0" w:color="auto"/>
            <w:right w:val="none" w:sz="0" w:space="0" w:color="auto"/>
          </w:divBdr>
        </w:div>
        <w:div w:id="494609818">
          <w:marLeft w:val="0"/>
          <w:marRight w:val="0"/>
          <w:marTop w:val="0"/>
          <w:marBottom w:val="0"/>
          <w:divBdr>
            <w:top w:val="none" w:sz="0" w:space="0" w:color="auto"/>
            <w:left w:val="none" w:sz="0" w:space="0" w:color="auto"/>
            <w:bottom w:val="none" w:sz="0" w:space="0" w:color="auto"/>
            <w:right w:val="none" w:sz="0" w:space="0" w:color="auto"/>
          </w:divBdr>
        </w:div>
        <w:div w:id="91631122">
          <w:marLeft w:val="0"/>
          <w:marRight w:val="0"/>
          <w:marTop w:val="0"/>
          <w:marBottom w:val="0"/>
          <w:divBdr>
            <w:top w:val="none" w:sz="0" w:space="0" w:color="auto"/>
            <w:left w:val="none" w:sz="0" w:space="0" w:color="auto"/>
            <w:bottom w:val="none" w:sz="0" w:space="0" w:color="auto"/>
            <w:right w:val="none" w:sz="0" w:space="0" w:color="auto"/>
          </w:divBdr>
        </w:div>
        <w:div w:id="261227262">
          <w:marLeft w:val="0"/>
          <w:marRight w:val="0"/>
          <w:marTop w:val="0"/>
          <w:marBottom w:val="0"/>
          <w:divBdr>
            <w:top w:val="none" w:sz="0" w:space="0" w:color="auto"/>
            <w:left w:val="none" w:sz="0" w:space="0" w:color="auto"/>
            <w:bottom w:val="none" w:sz="0" w:space="0" w:color="auto"/>
            <w:right w:val="none" w:sz="0" w:space="0" w:color="auto"/>
          </w:divBdr>
        </w:div>
      </w:divsChild>
    </w:div>
    <w:div w:id="1535313369">
      <w:bodyDiv w:val="1"/>
      <w:marLeft w:val="0"/>
      <w:marRight w:val="0"/>
      <w:marTop w:val="0"/>
      <w:marBottom w:val="0"/>
      <w:divBdr>
        <w:top w:val="none" w:sz="0" w:space="0" w:color="auto"/>
        <w:left w:val="none" w:sz="0" w:space="0" w:color="auto"/>
        <w:bottom w:val="none" w:sz="0" w:space="0" w:color="auto"/>
        <w:right w:val="none" w:sz="0" w:space="0" w:color="auto"/>
      </w:divBdr>
    </w:div>
    <w:div w:id="1595237038">
      <w:bodyDiv w:val="1"/>
      <w:marLeft w:val="0"/>
      <w:marRight w:val="0"/>
      <w:marTop w:val="0"/>
      <w:marBottom w:val="0"/>
      <w:divBdr>
        <w:top w:val="none" w:sz="0" w:space="0" w:color="auto"/>
        <w:left w:val="none" w:sz="0" w:space="0" w:color="auto"/>
        <w:bottom w:val="none" w:sz="0" w:space="0" w:color="auto"/>
        <w:right w:val="none" w:sz="0" w:space="0" w:color="auto"/>
      </w:divBdr>
    </w:div>
    <w:div w:id="1621456130">
      <w:bodyDiv w:val="1"/>
      <w:marLeft w:val="0"/>
      <w:marRight w:val="0"/>
      <w:marTop w:val="0"/>
      <w:marBottom w:val="0"/>
      <w:divBdr>
        <w:top w:val="none" w:sz="0" w:space="0" w:color="auto"/>
        <w:left w:val="none" w:sz="0" w:space="0" w:color="auto"/>
        <w:bottom w:val="none" w:sz="0" w:space="0" w:color="auto"/>
        <w:right w:val="none" w:sz="0" w:space="0" w:color="auto"/>
      </w:divBdr>
    </w:div>
    <w:div w:id="1729570017">
      <w:bodyDiv w:val="1"/>
      <w:marLeft w:val="0"/>
      <w:marRight w:val="0"/>
      <w:marTop w:val="0"/>
      <w:marBottom w:val="0"/>
      <w:divBdr>
        <w:top w:val="none" w:sz="0" w:space="0" w:color="auto"/>
        <w:left w:val="none" w:sz="0" w:space="0" w:color="auto"/>
        <w:bottom w:val="none" w:sz="0" w:space="0" w:color="auto"/>
        <w:right w:val="none" w:sz="0" w:space="0" w:color="auto"/>
      </w:divBdr>
    </w:div>
    <w:div w:id="1754431100">
      <w:bodyDiv w:val="1"/>
      <w:marLeft w:val="0"/>
      <w:marRight w:val="0"/>
      <w:marTop w:val="0"/>
      <w:marBottom w:val="0"/>
      <w:divBdr>
        <w:top w:val="none" w:sz="0" w:space="0" w:color="auto"/>
        <w:left w:val="none" w:sz="0" w:space="0" w:color="auto"/>
        <w:bottom w:val="none" w:sz="0" w:space="0" w:color="auto"/>
        <w:right w:val="none" w:sz="0" w:space="0" w:color="auto"/>
      </w:divBdr>
    </w:div>
    <w:div w:id="1770929544">
      <w:bodyDiv w:val="1"/>
      <w:marLeft w:val="0"/>
      <w:marRight w:val="0"/>
      <w:marTop w:val="0"/>
      <w:marBottom w:val="0"/>
      <w:divBdr>
        <w:top w:val="none" w:sz="0" w:space="0" w:color="auto"/>
        <w:left w:val="none" w:sz="0" w:space="0" w:color="auto"/>
        <w:bottom w:val="none" w:sz="0" w:space="0" w:color="auto"/>
        <w:right w:val="none" w:sz="0" w:space="0" w:color="auto"/>
      </w:divBdr>
    </w:div>
    <w:div w:id="1851676075">
      <w:bodyDiv w:val="1"/>
      <w:marLeft w:val="0"/>
      <w:marRight w:val="0"/>
      <w:marTop w:val="0"/>
      <w:marBottom w:val="0"/>
      <w:divBdr>
        <w:top w:val="none" w:sz="0" w:space="0" w:color="auto"/>
        <w:left w:val="none" w:sz="0" w:space="0" w:color="auto"/>
        <w:bottom w:val="none" w:sz="0" w:space="0" w:color="auto"/>
        <w:right w:val="none" w:sz="0" w:space="0" w:color="auto"/>
      </w:divBdr>
    </w:div>
    <w:div w:id="1886327457">
      <w:bodyDiv w:val="1"/>
      <w:marLeft w:val="0"/>
      <w:marRight w:val="0"/>
      <w:marTop w:val="0"/>
      <w:marBottom w:val="0"/>
      <w:divBdr>
        <w:top w:val="none" w:sz="0" w:space="0" w:color="auto"/>
        <w:left w:val="none" w:sz="0" w:space="0" w:color="auto"/>
        <w:bottom w:val="none" w:sz="0" w:space="0" w:color="auto"/>
        <w:right w:val="none" w:sz="0" w:space="0" w:color="auto"/>
      </w:divBdr>
    </w:div>
    <w:div w:id="213425326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5.png"/><Relationship Id="rId18" Type="http://schemas.microsoft.com/office/2011/relationships/people" Target="people.xml"/><Relationship Id="rId3" Type="http://schemas.openxmlformats.org/officeDocument/2006/relationships/webSettings" Target="webSettings.xml"/><Relationship Id="rId7" Type="http://schemas.microsoft.com/office/2011/relationships/commentsExtended" Target="commentsExtended.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header" Target="header2.xml"/><Relationship Id="rId1" Type="http://schemas.openxmlformats.org/officeDocument/2006/relationships/styles" Target="styles.xml"/><Relationship Id="rId6" Type="http://schemas.openxmlformats.org/officeDocument/2006/relationships/comments" Target="comments.xml"/><Relationship Id="rId11" Type="http://schemas.openxmlformats.org/officeDocument/2006/relationships/image" Target="media/image3.png"/><Relationship Id="rId5" Type="http://schemas.openxmlformats.org/officeDocument/2006/relationships/endnotes" Target="endnotes.xml"/><Relationship Id="rId15"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1.emf"/><Relationship Id="rId14" Type="http://schemas.openxmlformats.org/officeDocument/2006/relationships/hyperlink" Target="https://psyarxiv.com/h437v"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337</TotalTime>
  <Pages>22</Pages>
  <Words>4967</Words>
  <Characters>28315</Characters>
  <Application>Microsoft Office Word</Application>
  <DocSecurity>0</DocSecurity>
  <Lines>235</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33216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Nathaniel Blanco</dc:creator>
  <cp:keywords/>
  <dc:description/>
  <cp:lastModifiedBy>Nate Blanco</cp:lastModifiedBy>
  <cp:revision>160</cp:revision>
  <cp:lastPrinted>2019-09-07T18:15:00Z</cp:lastPrinted>
  <dcterms:created xsi:type="dcterms:W3CDTF">2019-09-11T06:52:00Z</dcterms:created>
  <dcterms:modified xsi:type="dcterms:W3CDTF">2019-09-16T09:02:00Z</dcterms:modified>
</cp:coreProperties>
</file>