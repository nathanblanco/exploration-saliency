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371" w:rsidRPr="00822371" w:rsidRDefault="00822371" w:rsidP="00822371">
      <w:pPr>
        <w:pStyle w:val="Title"/>
        <w:rPr>
          <w:sz w:val="24"/>
          <w:szCs w:val="24"/>
        </w:rPr>
      </w:pPr>
    </w:p>
    <w:p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rsidR="00822371" w:rsidRPr="00822371" w:rsidRDefault="00822371" w:rsidP="00822371">
      <w:pPr>
        <w:jc w:val="center"/>
        <w:rPr>
          <w:b/>
          <w:sz w:val="24"/>
          <w:szCs w:val="24"/>
        </w:rPr>
      </w:pPr>
    </w:p>
    <w:p w:rsidR="00822371" w:rsidRPr="00822371" w:rsidRDefault="00822371" w:rsidP="00822371">
      <w:pPr>
        <w:jc w:val="center"/>
        <w:rPr>
          <w:b/>
          <w:sz w:val="24"/>
          <w:szCs w:val="24"/>
        </w:rPr>
      </w:pPr>
    </w:p>
    <w:p w:rsidR="00822371" w:rsidRPr="00822371" w:rsidRDefault="00822371" w:rsidP="00822371">
      <w:pPr>
        <w:rPr>
          <w:b/>
          <w:sz w:val="24"/>
          <w:szCs w:val="24"/>
        </w:rPr>
      </w:pPr>
    </w:p>
    <w:p w:rsidR="00822371" w:rsidRPr="00822371" w:rsidRDefault="00822371" w:rsidP="00822371">
      <w:pPr>
        <w:jc w:val="center"/>
        <w:rPr>
          <w:b/>
          <w:sz w:val="24"/>
          <w:szCs w:val="24"/>
        </w:rPr>
      </w:pPr>
    </w:p>
    <w:p w:rsidR="00822371" w:rsidRPr="00822371" w:rsidRDefault="00822371" w:rsidP="00822371">
      <w:pPr>
        <w:pStyle w:val="Authorname"/>
        <w:rPr>
          <w:sz w:val="24"/>
          <w:szCs w:val="24"/>
        </w:rPr>
      </w:pPr>
      <w:r w:rsidRPr="00822371">
        <w:rPr>
          <w:sz w:val="24"/>
          <w:szCs w:val="24"/>
        </w:rPr>
        <w:t>Nathaniel J. Blanco (nathanblanco@gmail.com)</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2371" w:rsidRPr="00822371" w:rsidRDefault="00822371" w:rsidP="00822371">
      <w:pPr>
        <w:jc w:val="center"/>
        <w:outlineLvl w:val="0"/>
        <w:rPr>
          <w:sz w:val="24"/>
          <w:szCs w:val="24"/>
        </w:rPr>
      </w:pPr>
    </w:p>
    <w:p w:rsidR="00822371" w:rsidRPr="00822371" w:rsidRDefault="00822371" w:rsidP="00822371">
      <w:pPr>
        <w:pStyle w:val="Authorname"/>
        <w:rPr>
          <w:sz w:val="24"/>
          <w:szCs w:val="24"/>
        </w:rPr>
      </w:pPr>
      <w:r w:rsidRPr="00822371">
        <w:rPr>
          <w:sz w:val="24"/>
          <w:szCs w:val="24"/>
        </w:rPr>
        <w:t>Vladimir M. Sloutsky (Sloutsky.1@osu.edu)</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122665" w:rsidRPr="00822371" w:rsidRDefault="00122665"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D42C61" w:rsidP="00796482">
      <w:pPr>
        <w:rPr>
          <w:sz w:val="24"/>
          <w:szCs w:val="24"/>
        </w:rPr>
      </w:pPr>
      <w:r>
        <w:rPr>
          <w:sz w:val="24"/>
          <w:szCs w:val="24"/>
        </w:rPr>
        <w:t>Running Head: Exploration and Attention</w:t>
      </w:r>
    </w:p>
    <w:p w:rsidR="00822371" w:rsidRPr="00822371" w:rsidRDefault="00822371" w:rsidP="007422AC">
      <w:pPr>
        <w:ind w:firstLine="0"/>
        <w:jc w:val="left"/>
        <w:rPr>
          <w:sz w:val="24"/>
          <w:szCs w:val="24"/>
        </w:rPr>
      </w:pPr>
    </w:p>
    <w:p w:rsidR="00822371" w:rsidRDefault="00822371" w:rsidP="00822371">
      <w:pPr>
        <w:jc w:val="left"/>
        <w:rPr>
          <w:sz w:val="24"/>
          <w:szCs w:val="24"/>
        </w:rPr>
      </w:pPr>
    </w:p>
    <w:p w:rsidR="004A1F46" w:rsidRPr="00822371" w:rsidRDefault="00E62461" w:rsidP="00822371">
      <w:pPr>
        <w:jc w:val="left"/>
        <w:rPr>
          <w:sz w:val="24"/>
          <w:szCs w:val="24"/>
        </w:rPr>
      </w:pPr>
      <w:r>
        <w:rPr>
          <w:sz w:val="24"/>
          <w:szCs w:val="24"/>
        </w:rPr>
        <w:t xml:space="preserve">Word Count: </w:t>
      </w:r>
      <w:ins w:id="0" w:author="Nate Blanco" w:date="2019-09-06T18:38:00Z">
        <w:r w:rsidR="001C6FA9">
          <w:rPr>
            <w:sz w:val="24"/>
            <w:szCs w:val="24"/>
          </w:rPr>
          <w:t>3</w:t>
        </w:r>
      </w:ins>
      <w:ins w:id="1" w:author="Nate Blanco" w:date="2019-09-09T08:17:00Z">
        <w:r w:rsidR="00EC2A2A">
          <w:rPr>
            <w:sz w:val="24"/>
            <w:szCs w:val="24"/>
          </w:rPr>
          <w:t>203</w:t>
        </w:r>
      </w:ins>
      <w:del w:id="2" w:author="Nate Blanco" w:date="2019-08-25T23:11:00Z">
        <w:r w:rsidDel="00701C75">
          <w:rPr>
            <w:sz w:val="24"/>
            <w:szCs w:val="24"/>
          </w:rPr>
          <w:delText>2</w:delText>
        </w:r>
        <w:r w:rsidR="00143E7F" w:rsidDel="00701C75">
          <w:rPr>
            <w:sz w:val="24"/>
            <w:szCs w:val="24"/>
          </w:rPr>
          <w:delText>7</w:delText>
        </w:r>
        <w:r w:rsidR="00E3496C" w:rsidDel="00701C75">
          <w:rPr>
            <w:sz w:val="24"/>
            <w:szCs w:val="24"/>
          </w:rPr>
          <w:delText>46</w:delText>
        </w:r>
        <w:r w:rsidR="00E12780" w:rsidDel="00701C75">
          <w:rPr>
            <w:sz w:val="24"/>
            <w:szCs w:val="24"/>
          </w:rPr>
          <w:delText xml:space="preserve"> </w:delText>
        </w:r>
      </w:del>
      <w:ins w:id="3" w:author="Nate Blanco" w:date="2019-08-25T23:11:00Z">
        <w:r w:rsidR="00701C75">
          <w:rPr>
            <w:sz w:val="24"/>
            <w:szCs w:val="24"/>
          </w:rPr>
          <w:t xml:space="preserve"> </w:t>
        </w:r>
      </w:ins>
      <w:commentRangeStart w:id="4"/>
      <w:r w:rsidR="00E12780">
        <w:rPr>
          <w:sz w:val="24"/>
          <w:szCs w:val="24"/>
        </w:rPr>
        <w:t>(including abstract)</w:t>
      </w:r>
      <w:commentRangeEnd w:id="4"/>
      <w:r w:rsidR="00701C75">
        <w:rPr>
          <w:rStyle w:val="CommentReference"/>
        </w:rPr>
        <w:commentReference w:id="4"/>
      </w:r>
    </w:p>
    <w:p w:rsidR="00822371" w:rsidRPr="00822371" w:rsidRDefault="00822371">
      <w:pPr>
        <w:ind w:firstLine="0"/>
        <w:jc w:val="left"/>
        <w:rPr>
          <w:sz w:val="24"/>
          <w:szCs w:val="24"/>
        </w:rPr>
      </w:pPr>
      <w:r w:rsidRPr="00822371">
        <w:rPr>
          <w:sz w:val="24"/>
          <w:szCs w:val="24"/>
        </w:rPr>
        <w:br w:type="page"/>
      </w:r>
    </w:p>
    <w:p w:rsidR="00822371" w:rsidRPr="00822371" w:rsidRDefault="00822371" w:rsidP="00822371">
      <w:pPr>
        <w:jc w:val="center"/>
        <w:rPr>
          <w:sz w:val="24"/>
          <w:szCs w:val="24"/>
        </w:rPr>
      </w:pPr>
      <w:r w:rsidRPr="00822371">
        <w:rPr>
          <w:sz w:val="24"/>
          <w:szCs w:val="24"/>
        </w:rPr>
        <w:t>Abstract</w:t>
      </w:r>
    </w:p>
    <w:p w:rsidR="00822371" w:rsidRPr="00822371" w:rsidRDefault="00822371" w:rsidP="00822371">
      <w:pPr>
        <w:jc w:val="center"/>
        <w:rPr>
          <w:sz w:val="24"/>
          <w:szCs w:val="24"/>
        </w:rPr>
      </w:pPr>
    </w:p>
    <w:p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r w:rsidR="00784DE9">
        <w:rPr>
          <w:rFonts w:eastAsia="Times New Roman"/>
          <w:sz w:val="24"/>
          <w:szCs w:val="24"/>
        </w:rPr>
        <w:t>driven by top-down cognitive control, which is immature in young children.</w:t>
      </w:r>
      <w:r w:rsidRPr="00C246C3">
        <w:rPr>
          <w:rFonts w:eastAsia="Times New Roman"/>
          <w:sz w:val="24"/>
          <w:szCs w:val="24"/>
        </w:rPr>
        <w:t xml:space="preserve"> Recent research suggests that</w:t>
      </w:r>
      <w:r w:rsidR="00784DE9">
        <w:rPr>
          <w:rFonts w:eastAsia="Times New Roman"/>
          <w:sz w:val="24"/>
          <w:szCs w:val="24"/>
        </w:rPr>
        <w:t xml:space="preserve"> a type of</w:t>
      </w:r>
      <w:r w:rsidRPr="00C246C3">
        <w:rPr>
          <w:rFonts w:eastAsia="Times New Roman"/>
          <w:sz w:val="24"/>
          <w:szCs w:val="24"/>
        </w:rPr>
        <w:t xml:space="preserve"> systematic exploration predominates in young children’s choices, despite immature </w:t>
      </w:r>
      <w:r w:rsidR="00784DE9">
        <w:rPr>
          <w:rFonts w:eastAsia="Times New Roman"/>
          <w:sz w:val="24"/>
          <w:szCs w:val="24"/>
        </w:rPr>
        <w:t>control</w:t>
      </w:r>
      <w:r w:rsidRPr="00C246C3">
        <w:rPr>
          <w:rFonts w:eastAsia="Times New Roman"/>
          <w:sz w:val="24"/>
          <w:szCs w:val="24"/>
        </w:rPr>
        <w:t xml:space="preserve">, suggesting that </w:t>
      </w:r>
      <w:r w:rsidR="00784DE9">
        <w:rPr>
          <w:rFonts w:eastAsia="Times New Roman"/>
          <w:sz w:val="24"/>
          <w:szCs w:val="24"/>
        </w:rPr>
        <w:t>it</w:t>
      </w:r>
      <w:r w:rsidRPr="00C246C3">
        <w:rPr>
          <w:rFonts w:eastAsia="Times New Roman"/>
          <w:sz w:val="24"/>
          <w:szCs w:val="24"/>
        </w:rPr>
        <w:t xml:space="preserve"> may be driven by different mechanisms. We hypothesize that young children’s tendency to distribute attention widely promotes </w:t>
      </w:r>
      <w:r w:rsidR="00784DE9">
        <w:rPr>
          <w:rFonts w:eastAsia="Times New Roman"/>
          <w:sz w:val="24"/>
          <w:szCs w:val="24"/>
        </w:rPr>
        <w:t xml:space="preserve">elevated </w:t>
      </w:r>
      <w:r w:rsidRPr="00C246C3">
        <w:rPr>
          <w:rFonts w:eastAsia="Times New Roman"/>
          <w:sz w:val="24"/>
          <w:szCs w:val="24"/>
        </w:rPr>
        <w:t xml:space="preserve">exploratory choice behavior, and that interrupting distributed attention allocation through bottom 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r w:rsidR="00784DE9">
        <w:rPr>
          <w:rFonts w:eastAsia="Times New Roman"/>
          <w:sz w:val="24"/>
          <w:szCs w:val="24"/>
        </w:rPr>
        <w:t xml:space="preserve"> children’s</w:t>
      </w:r>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rsidR="00822371" w:rsidRDefault="00822371" w:rsidP="00822371">
      <w:pPr>
        <w:pStyle w:val="Abstracttext"/>
        <w:spacing w:line="480" w:lineRule="auto"/>
        <w:ind w:left="0" w:right="0"/>
        <w:rPr>
          <w:sz w:val="24"/>
          <w:szCs w:val="24"/>
        </w:rPr>
      </w:pPr>
    </w:p>
    <w:p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rsidR="00822371" w:rsidRDefault="00822371">
      <w:pPr>
        <w:ind w:firstLine="0"/>
        <w:jc w:val="left"/>
        <w:rPr>
          <w:rFonts w:eastAsia="Times New Roman"/>
          <w:sz w:val="24"/>
          <w:szCs w:val="24"/>
        </w:rPr>
      </w:pPr>
      <w:r>
        <w:rPr>
          <w:sz w:val="24"/>
          <w:szCs w:val="24"/>
        </w:rPr>
        <w:br w:type="page"/>
      </w:r>
    </w:p>
    <w:p w:rsidR="00FF38E1" w:rsidRPr="00F93CEB" w:rsidRDefault="00FF38E1" w:rsidP="00045653">
      <w:pPr>
        <w:pStyle w:val="Title"/>
        <w:spacing w:line="480" w:lineRule="auto"/>
        <w:rPr>
          <w:b w:val="0"/>
          <w:sz w:val="24"/>
          <w:szCs w:val="24"/>
        </w:rPr>
      </w:pPr>
      <w:r w:rsidRPr="00F93CEB">
        <w:rPr>
          <w:b w:val="0"/>
          <w:sz w:val="24"/>
          <w:szCs w:val="24"/>
        </w:rPr>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rsidR="00EF7139" w:rsidRDefault="00130A73" w:rsidP="00045653">
      <w:pPr>
        <w:spacing w:line="480" w:lineRule="auto"/>
        <w:ind w:firstLine="0"/>
        <w:rPr>
          <w:sz w:val="24"/>
          <w:szCs w:val="24"/>
        </w:rPr>
      </w:pPr>
      <w:r>
        <w:rPr>
          <w:sz w:val="24"/>
          <w:szCs w:val="24"/>
        </w:rPr>
        <w:t xml:space="preserve">Cognition changes dramatically in the course of cognitive development, and many of these changes stem from developmental changes in allocation </w:t>
      </w:r>
      <w:r w:rsidR="001B0C57">
        <w:rPr>
          <w:sz w:val="24"/>
          <w:szCs w:val="24"/>
        </w:rPr>
        <w:t xml:space="preserve">and control </w:t>
      </w:r>
      <w:r>
        <w:rPr>
          <w:sz w:val="24"/>
          <w:szCs w:val="24"/>
        </w:rPr>
        <w:t xml:space="preserve">of attention. </w:t>
      </w:r>
      <w:r w:rsidR="00822371" w:rsidRPr="00822371">
        <w:rPr>
          <w:sz w:val="24"/>
          <w:szCs w:val="24"/>
        </w:rPr>
        <w:t>Adults are</w:t>
      </w:r>
      <w:r>
        <w:rPr>
          <w:sz w:val="24"/>
          <w:szCs w:val="24"/>
        </w:rPr>
        <w:t xml:space="preserve"> </w:t>
      </w:r>
      <w:r w:rsidR="00822371" w:rsidRPr="00822371">
        <w:rPr>
          <w:sz w:val="24"/>
          <w:szCs w:val="24"/>
        </w:rPr>
        <w:t>highly adept at controlling their attention</w:t>
      </w:r>
      <w:r>
        <w:rPr>
          <w:sz w:val="24"/>
          <w:szCs w:val="24"/>
        </w:rPr>
        <w:t>: depending on the</w:t>
      </w:r>
      <w:r w:rsidR="00BB49F5">
        <w:rPr>
          <w:sz w:val="24"/>
          <w:szCs w:val="24"/>
        </w:rPr>
        <w:t xml:space="preserve">ir </w:t>
      </w:r>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a small amount of the available information is</w:t>
      </w:r>
      <w:r w:rsidR="00EF7139">
        <w:rPr>
          <w:sz w:val="24"/>
          <w:szCs w:val="24"/>
        </w:rPr>
        <w:t xml:space="preserve"> relevant</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r w:rsidR="00BB49F5">
        <w:rPr>
          <w:sz w:val="24"/>
          <w:szCs w:val="24"/>
        </w:rPr>
        <w:t>both</w:t>
      </w:r>
      <w:r w:rsidR="00EF7139">
        <w:rPr>
          <w:sz w:val="24"/>
          <w:szCs w:val="24"/>
        </w:rPr>
        <w:t xml:space="preserve"> task-relevant information</w:t>
      </w:r>
      <w:r w:rsidR="00BB49F5">
        <w:rPr>
          <w:sz w:val="24"/>
          <w:szCs w:val="24"/>
        </w:rPr>
        <w:t xml:space="preserve"> and</w:t>
      </w:r>
      <w:r w:rsidR="00EF7139" w:rsidRPr="00822371">
        <w:rPr>
          <w:sz w:val="24"/>
          <w:szCs w:val="24"/>
        </w:rPr>
        <w:t xml:space="preserve"> information that is not relevant for their current </w:t>
      </w:r>
      <w:r w:rsidR="00EF7139">
        <w:rPr>
          <w:sz w:val="24"/>
          <w:szCs w:val="24"/>
        </w:rPr>
        <w:t xml:space="preserve">task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r w:rsidR="00FC66EF">
        <w:rPr>
          <w:sz w:val="24"/>
          <w:szCs w:val="24"/>
        </w:rPr>
        <w:t>less relevant or irrelevant input</w:t>
      </w:r>
      <w:r w:rsidR="00460312" w:rsidRPr="00822371">
        <w:rPr>
          <w:sz w:val="24"/>
          <w:szCs w:val="24"/>
        </w:rPr>
        <w:t xml:space="preserve">. </w:t>
      </w:r>
    </w:p>
    <w:p w:rsidR="004D4972" w:rsidRDefault="00460312" w:rsidP="0027069D">
      <w:pPr>
        <w:spacing w:line="480" w:lineRule="auto"/>
        <w:ind w:firstLine="720"/>
        <w:rPr>
          <w:sz w:val="24"/>
          <w:szCs w:val="24"/>
        </w:rPr>
      </w:pPr>
      <w:r w:rsidRPr="00822371">
        <w:rPr>
          <w:sz w:val="24"/>
          <w:szCs w:val="24"/>
        </w:rPr>
        <w:t xml:space="preserve">While </w:t>
      </w:r>
      <w:r w:rsidR="00DA443B">
        <w:rPr>
          <w:sz w:val="24"/>
          <w:szCs w:val="24"/>
        </w:rPr>
        <w:t xml:space="preserve">these immaturities </w:t>
      </w:r>
      <w:r w:rsidR="00CB1AAA">
        <w:rPr>
          <w:sz w:val="24"/>
          <w:szCs w:val="24"/>
        </w:rPr>
        <w:t xml:space="preserve">may be </w:t>
      </w:r>
      <w:r w:rsidR="00DA443B">
        <w:rPr>
          <w:sz w:val="24"/>
          <w:szCs w:val="24"/>
        </w:rPr>
        <w:t>highly 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such </w:t>
      </w:r>
      <w:r w:rsidR="004D4972">
        <w:rPr>
          <w:sz w:val="24"/>
          <w:szCs w:val="24"/>
        </w:rPr>
        <w:t>immaturities of executive attention</w:t>
      </w:r>
      <w:r w:rsidR="004D4972" w:rsidRPr="00822371">
        <w:rPr>
          <w:sz w:val="24"/>
          <w:szCs w:val="24"/>
        </w:rPr>
        <w:t xml:space="preserve"> </w:t>
      </w:r>
      <w:r w:rsidRPr="00822371">
        <w:rPr>
          <w:sz w:val="24"/>
          <w:szCs w:val="24"/>
        </w:rPr>
        <w:t>can be adaptive</w:t>
      </w:r>
      <w:ins w:id="5" w:author="Vladimir M. Sloutsky" w:date="2019-09-04T15:05:00Z">
        <w:r w:rsidR="00FC66EF">
          <w:rPr>
            <w:sz w:val="24"/>
            <w:szCs w:val="24"/>
          </w:rPr>
          <w:t xml:space="preserve"> (</w:t>
        </w:r>
        <w:proofErr w:type="spellStart"/>
        <w:del w:id="6" w:author="Nate Blanco" w:date="2019-09-09T07:57:00Z">
          <w:r w:rsidR="00FC66EF" w:rsidDel="0027069D">
            <w:rPr>
              <w:sz w:val="24"/>
              <w:szCs w:val="24"/>
            </w:rPr>
            <w:delText>see</w:delText>
          </w:r>
        </w:del>
        <w:del w:id="7" w:author="Nate Blanco" w:date="2019-09-09T08:03:00Z">
          <w:r w:rsidR="00FC66EF" w:rsidDel="00383A71">
            <w:rPr>
              <w:sz w:val="24"/>
              <w:szCs w:val="24"/>
            </w:rPr>
            <w:delText xml:space="preserve"> </w:delText>
          </w:r>
        </w:del>
      </w:ins>
      <w:ins w:id="8" w:author="Vladimir M. Sloutsky" w:date="2019-09-04T15:06:00Z">
        <w:r w:rsidR="00FC66EF" w:rsidRPr="00FC66EF">
          <w:rPr>
            <w:sz w:val="24"/>
            <w:szCs w:val="24"/>
            <w:highlight w:val="yellow"/>
            <w:rPrChange w:id="9" w:author="Vladimir M. Sloutsky" w:date="2019-09-04T15:07:00Z">
              <w:rPr>
                <w:sz w:val="24"/>
                <w:szCs w:val="24"/>
              </w:rPr>
            </w:rPrChange>
          </w:rPr>
          <w:t>Chrysikou</w:t>
        </w:r>
        <w:proofErr w:type="spellEnd"/>
        <w:r w:rsidR="00FC66EF" w:rsidRPr="00FC66EF">
          <w:rPr>
            <w:sz w:val="24"/>
            <w:szCs w:val="24"/>
            <w:highlight w:val="yellow"/>
            <w:rPrChange w:id="10" w:author="Vladimir M. Sloutsky" w:date="2019-09-04T15:07:00Z">
              <w:rPr>
                <w:sz w:val="24"/>
                <w:szCs w:val="24"/>
              </w:rPr>
            </w:rPrChange>
          </w:rPr>
          <w:t>, Weber</w:t>
        </w:r>
      </w:ins>
      <w:ins w:id="11" w:author="Nate Blanco" w:date="2019-09-09T08:15:00Z">
        <w:r w:rsidR="00B67B2F">
          <w:rPr>
            <w:sz w:val="24"/>
            <w:szCs w:val="24"/>
            <w:highlight w:val="yellow"/>
          </w:rPr>
          <w:t>,</w:t>
        </w:r>
      </w:ins>
      <w:ins w:id="12" w:author="Vladimir M. Sloutsky" w:date="2019-09-04T15:06:00Z">
        <w:r w:rsidR="00FC66EF" w:rsidRPr="00FC66EF">
          <w:rPr>
            <w:sz w:val="24"/>
            <w:szCs w:val="24"/>
            <w:highlight w:val="yellow"/>
            <w:rPrChange w:id="13" w:author="Vladimir M. Sloutsky" w:date="2019-09-04T15:07:00Z">
              <w:rPr>
                <w:sz w:val="24"/>
                <w:szCs w:val="24"/>
              </w:rPr>
            </w:rPrChange>
          </w:rPr>
          <w:t xml:space="preserve"> &amp;</w:t>
        </w:r>
        <w:del w:id="14" w:author="Nate Blanco" w:date="2019-09-09T08:15:00Z">
          <w:r w:rsidR="00FC66EF" w:rsidRPr="00FC66EF" w:rsidDel="00B67B2F">
            <w:rPr>
              <w:sz w:val="24"/>
              <w:szCs w:val="24"/>
              <w:highlight w:val="yellow"/>
              <w:rPrChange w:id="15" w:author="Vladimir M. Sloutsky" w:date="2019-09-04T15:07:00Z">
                <w:rPr>
                  <w:sz w:val="24"/>
                  <w:szCs w:val="24"/>
                </w:rPr>
              </w:rPrChange>
            </w:rPr>
            <w:delText>,</w:delText>
          </w:r>
        </w:del>
        <w:r w:rsidR="00FC66EF" w:rsidRPr="00FC66EF">
          <w:rPr>
            <w:sz w:val="24"/>
            <w:szCs w:val="24"/>
            <w:highlight w:val="yellow"/>
            <w:rPrChange w:id="16" w:author="Vladimir M. Sloutsky" w:date="2019-09-04T15:07:00Z">
              <w:rPr>
                <w:sz w:val="24"/>
                <w:szCs w:val="24"/>
              </w:rPr>
            </w:rPrChange>
          </w:rPr>
          <w:t xml:space="preserve"> Thompson-</w:t>
        </w:r>
        <w:proofErr w:type="spellStart"/>
        <w:r w:rsidR="00FC66EF" w:rsidRPr="00FC66EF">
          <w:rPr>
            <w:sz w:val="24"/>
            <w:szCs w:val="24"/>
            <w:highlight w:val="yellow"/>
            <w:rPrChange w:id="17" w:author="Vladimir M. Sloutsky" w:date="2019-09-04T15:07:00Z">
              <w:rPr>
                <w:sz w:val="24"/>
                <w:szCs w:val="24"/>
              </w:rPr>
            </w:rPrChange>
          </w:rPr>
          <w:t>Schill</w:t>
        </w:r>
        <w:proofErr w:type="spellEnd"/>
        <w:r w:rsidR="00FC66EF" w:rsidRPr="00FC66EF">
          <w:rPr>
            <w:sz w:val="24"/>
            <w:szCs w:val="24"/>
            <w:highlight w:val="yellow"/>
            <w:rPrChange w:id="18" w:author="Vladimir M. Sloutsky" w:date="2019-09-04T15:07:00Z">
              <w:rPr>
                <w:sz w:val="24"/>
                <w:szCs w:val="24"/>
              </w:rPr>
            </w:rPrChange>
          </w:rPr>
          <w:t>, 201</w:t>
        </w:r>
      </w:ins>
      <w:ins w:id="19" w:author="Vladimir M. Sloutsky" w:date="2019-09-04T15:07:00Z">
        <w:r w:rsidR="00FC66EF" w:rsidRPr="00FC66EF">
          <w:rPr>
            <w:sz w:val="24"/>
            <w:szCs w:val="24"/>
            <w:highlight w:val="yellow"/>
            <w:rPrChange w:id="20" w:author="Vladimir M. Sloutsky" w:date="2019-09-04T15:07:00Z">
              <w:rPr>
                <w:sz w:val="24"/>
                <w:szCs w:val="24"/>
              </w:rPr>
            </w:rPrChange>
          </w:rPr>
          <w:t>3</w:t>
        </w:r>
      </w:ins>
      <w:ins w:id="21" w:author="Nate Blanco" w:date="2019-09-09T08:03:00Z">
        <w:r w:rsidR="00383A71">
          <w:rPr>
            <w:sz w:val="24"/>
            <w:szCs w:val="24"/>
          </w:rPr>
          <w:t>; Gopnik, 2010</w:t>
        </w:r>
      </w:ins>
      <w:ins w:id="22" w:author="Vladimir M. Sloutsky" w:date="2019-09-04T15:07:00Z">
        <w:del w:id="23" w:author="Nate Blanco" w:date="2019-09-09T07:57:00Z">
          <w:r w:rsidR="00FC66EF" w:rsidDel="0027069D">
            <w:rPr>
              <w:sz w:val="24"/>
              <w:szCs w:val="24"/>
            </w:rPr>
            <w:delText>, for a review</w:delText>
          </w:r>
        </w:del>
        <w:r w:rsidR="00FC66EF">
          <w:rPr>
            <w:sz w:val="24"/>
            <w:szCs w:val="24"/>
          </w:rPr>
          <w:t>)</w:t>
        </w:r>
      </w:ins>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 xml:space="preserve">when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r w:rsidR="008554E4">
        <w:rPr>
          <w:sz w:val="24"/>
          <w:szCs w:val="24"/>
        </w:rPr>
        <w:t>2019</w:t>
      </w:r>
      <w:r w:rsidRPr="00822371">
        <w:rPr>
          <w:sz w:val="24"/>
          <w:szCs w:val="24"/>
        </w:rPr>
        <w:t xml:space="preserve">). </w:t>
      </w:r>
    </w:p>
    <w:p w:rsidR="0027069D" w:rsidRDefault="004D4972" w:rsidP="00BB49F5">
      <w:pPr>
        <w:spacing w:line="480" w:lineRule="auto"/>
        <w:ind w:firstLine="720"/>
        <w:rPr>
          <w:ins w:id="24" w:author="Nate Blanco" w:date="2019-09-09T07:55:00Z"/>
          <w:sz w:val="24"/>
          <w:szCs w:val="24"/>
        </w:rPr>
      </w:pPr>
      <w:r>
        <w:rPr>
          <w:sz w:val="24"/>
          <w:szCs w:val="24"/>
        </w:rPr>
        <w:t>Therefore, depending on the context</w:t>
      </w:r>
      <w:r w:rsidR="007543C0">
        <w:rPr>
          <w:sz w:val="24"/>
          <w:szCs w:val="24"/>
        </w:rPr>
        <w:t>,</w:t>
      </w:r>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r w:rsidR="00BB49F5">
        <w:rPr>
          <w:sz w:val="24"/>
          <w:szCs w:val="24"/>
        </w:rPr>
        <w:t xml:space="preserve">can </w:t>
      </w:r>
      <w:r>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important. </w:t>
      </w:r>
      <w:r w:rsidR="00A4068E">
        <w:rPr>
          <w:sz w:val="24"/>
          <w:szCs w:val="24"/>
        </w:rPr>
        <w:t>Distributing attention</w:t>
      </w:r>
      <w:r w:rsidR="001D2D9B">
        <w:rPr>
          <w:sz w:val="24"/>
          <w:szCs w:val="24"/>
        </w:rPr>
        <w:t xml:space="preserve"> </w:t>
      </w:r>
      <w:r w:rsidR="00EF7139">
        <w:rPr>
          <w:sz w:val="24"/>
          <w:szCs w:val="24"/>
        </w:rPr>
        <w:t xml:space="preserve">may be particularly adaptive early in development, </w:t>
      </w:r>
      <w:r w:rsidR="00BB49F5">
        <w:rPr>
          <w:sz w:val="24"/>
          <w:szCs w:val="24"/>
        </w:rPr>
        <w:t xml:space="preserve">since </w:t>
      </w:r>
      <w:r w:rsidR="00EF7139">
        <w:rPr>
          <w:sz w:val="24"/>
          <w:szCs w:val="24"/>
        </w:rPr>
        <w:t>young children</w:t>
      </w:r>
      <w:r w:rsidR="00460312" w:rsidRPr="00822371">
        <w:rPr>
          <w:sz w:val="24"/>
          <w:szCs w:val="24"/>
        </w:rPr>
        <w:t xml:space="preserve"> </w:t>
      </w:r>
      <w:r w:rsidR="002C41E7">
        <w:rPr>
          <w:sz w:val="24"/>
          <w:szCs w:val="24"/>
        </w:rPr>
        <w:t>hav</w:t>
      </w:r>
      <w:r w:rsidR="00BB49F5">
        <w:rPr>
          <w:sz w:val="24"/>
          <w:szCs w:val="24"/>
        </w:rPr>
        <w:t>e</w:t>
      </w:r>
      <w:r w:rsidR="002C41E7">
        <w:rPr>
          <w:sz w:val="24"/>
          <w:szCs w:val="24"/>
        </w:rPr>
        <w:t xml:space="preserve"> little</w:t>
      </w:r>
      <w:r w:rsidR="00EF7139">
        <w:rPr>
          <w:sz w:val="24"/>
          <w:szCs w:val="24"/>
        </w:rPr>
        <w:t xml:space="preserve"> experience</w:t>
      </w:r>
      <w:r w:rsidR="00460312" w:rsidRPr="00822371">
        <w:rPr>
          <w:sz w:val="24"/>
          <w:szCs w:val="24"/>
        </w:rPr>
        <w:t xml:space="preserve"> and knowledge about how the world work</w:t>
      </w:r>
      <w:r w:rsidR="00130A73">
        <w:rPr>
          <w:sz w:val="24"/>
          <w:szCs w:val="24"/>
        </w:rPr>
        <w:t>s</w:t>
      </w:r>
      <w:r w:rsidR="00460312">
        <w:rPr>
          <w:sz w:val="24"/>
          <w:szCs w:val="24"/>
        </w:rPr>
        <w:t xml:space="preserve">. </w:t>
      </w:r>
      <w:r w:rsidR="00C74ECD">
        <w:rPr>
          <w:sz w:val="24"/>
          <w:szCs w:val="24"/>
        </w:rPr>
        <w:t>B</w:t>
      </w:r>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to</w:t>
      </w:r>
      <w:r w:rsidR="00460312">
        <w:rPr>
          <w:sz w:val="24"/>
          <w:szCs w:val="24"/>
        </w:rPr>
        <w:t xml:space="preserve"> reduc</w:t>
      </w:r>
      <w:r w:rsidR="00AD1044">
        <w:rPr>
          <w:sz w:val="24"/>
          <w:szCs w:val="24"/>
        </w:rPr>
        <w:t>e</w:t>
      </w:r>
      <w:r w:rsidR="00460312">
        <w:rPr>
          <w:sz w:val="24"/>
          <w:szCs w:val="24"/>
        </w:rPr>
        <w:t xml:space="preserve"> that uncertainty and build up </w:t>
      </w:r>
      <w:r w:rsidR="00BB49F5">
        <w:rPr>
          <w:sz w:val="24"/>
          <w:szCs w:val="24"/>
        </w:rPr>
        <w:t>a rich base of</w:t>
      </w:r>
      <w:r w:rsidR="00460312">
        <w:rPr>
          <w:sz w:val="24"/>
          <w:szCs w:val="24"/>
        </w:rPr>
        <w:t xml:space="preserve"> general knowledge</w:t>
      </w:r>
      <w:r w:rsidR="00C74ECD">
        <w:rPr>
          <w:sz w:val="24"/>
          <w:szCs w:val="24"/>
        </w:rPr>
        <w:t>.</w:t>
      </w:r>
      <w:r w:rsidR="00460312">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may </w:t>
      </w:r>
      <w:r w:rsidR="00BB49F5">
        <w:rPr>
          <w:sz w:val="24"/>
          <w:szCs w:val="24"/>
        </w:rPr>
        <w:t xml:space="preserve">represent </w:t>
      </w:r>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 that can be used later.</w:t>
      </w:r>
      <w:ins w:id="25" w:author="Nate Blanco" w:date="2019-09-09T07:55:00Z">
        <w:r w:rsidR="0027069D">
          <w:rPr>
            <w:sz w:val="24"/>
            <w:szCs w:val="24"/>
          </w:rPr>
          <w:t xml:space="preserve"> These ideas are consistent</w:t>
        </w:r>
      </w:ins>
      <w:ins w:id="26" w:author="Nate Blanco" w:date="2019-09-09T07:56:00Z">
        <w:r w:rsidR="0027069D">
          <w:rPr>
            <w:sz w:val="24"/>
            <w:szCs w:val="24"/>
          </w:rPr>
          <w:t xml:space="preserve"> with the </w:t>
        </w:r>
        <w:r w:rsidR="0027069D" w:rsidRPr="0027069D">
          <w:rPr>
            <w:i/>
            <w:iCs/>
            <w:sz w:val="24"/>
            <w:szCs w:val="24"/>
            <w:rPrChange w:id="27" w:author="Nate Blanco" w:date="2019-09-09T07:56:00Z">
              <w:rPr>
                <w:sz w:val="24"/>
                <w:szCs w:val="24"/>
              </w:rPr>
            </w:rPrChange>
          </w:rPr>
          <w:t>matched filter hypothesis</w:t>
        </w:r>
        <w:r w:rsidR="0027069D" w:rsidRPr="0027069D">
          <w:rPr>
            <w:sz w:val="24"/>
            <w:szCs w:val="24"/>
          </w:rPr>
          <w:t xml:space="preserve"> </w:t>
        </w:r>
        <w:r w:rsidR="0027069D">
          <w:rPr>
            <w:sz w:val="24"/>
            <w:szCs w:val="24"/>
          </w:rPr>
          <w:t>of cognitive control (</w:t>
        </w:r>
      </w:ins>
      <w:proofErr w:type="spellStart"/>
      <w:ins w:id="28" w:author="Nate Blanco" w:date="2019-09-09T07:57:00Z">
        <w:r w:rsidR="0027069D" w:rsidRPr="0027069D">
          <w:rPr>
            <w:sz w:val="24"/>
            <w:szCs w:val="24"/>
            <w:rPrChange w:id="29" w:author="Nate Blanco" w:date="2019-09-09T07:57:00Z">
              <w:rPr>
                <w:sz w:val="24"/>
                <w:szCs w:val="24"/>
                <w:highlight w:val="yellow"/>
              </w:rPr>
            </w:rPrChange>
          </w:rPr>
          <w:t>Chrysikou</w:t>
        </w:r>
        <w:proofErr w:type="spellEnd"/>
        <w:r w:rsidR="0027069D" w:rsidRPr="0027069D">
          <w:rPr>
            <w:sz w:val="24"/>
            <w:szCs w:val="24"/>
            <w:rPrChange w:id="30" w:author="Nate Blanco" w:date="2019-09-09T07:57:00Z">
              <w:rPr>
                <w:sz w:val="24"/>
                <w:szCs w:val="24"/>
                <w:highlight w:val="yellow"/>
              </w:rPr>
            </w:rPrChange>
          </w:rPr>
          <w:t>, Weber</w:t>
        </w:r>
      </w:ins>
      <w:ins w:id="31" w:author="Nate Blanco" w:date="2019-09-09T08:16:00Z">
        <w:r w:rsidR="00D84A38">
          <w:rPr>
            <w:sz w:val="24"/>
            <w:szCs w:val="24"/>
          </w:rPr>
          <w:t>,</w:t>
        </w:r>
      </w:ins>
      <w:ins w:id="32" w:author="Nate Blanco" w:date="2019-09-09T07:57:00Z">
        <w:r w:rsidR="0027069D" w:rsidRPr="0027069D">
          <w:rPr>
            <w:sz w:val="24"/>
            <w:szCs w:val="24"/>
            <w:rPrChange w:id="33" w:author="Nate Blanco" w:date="2019-09-09T07:57:00Z">
              <w:rPr>
                <w:sz w:val="24"/>
                <w:szCs w:val="24"/>
                <w:highlight w:val="yellow"/>
              </w:rPr>
            </w:rPrChange>
          </w:rPr>
          <w:t xml:space="preserve"> &amp; Thompson-</w:t>
        </w:r>
        <w:proofErr w:type="spellStart"/>
        <w:r w:rsidR="0027069D" w:rsidRPr="0027069D">
          <w:rPr>
            <w:sz w:val="24"/>
            <w:szCs w:val="24"/>
            <w:rPrChange w:id="34" w:author="Nate Blanco" w:date="2019-09-09T07:57:00Z">
              <w:rPr>
                <w:sz w:val="24"/>
                <w:szCs w:val="24"/>
                <w:highlight w:val="yellow"/>
              </w:rPr>
            </w:rPrChange>
          </w:rPr>
          <w:t>Schill</w:t>
        </w:r>
        <w:proofErr w:type="spellEnd"/>
        <w:r w:rsidR="0027069D" w:rsidRPr="0027069D">
          <w:rPr>
            <w:sz w:val="24"/>
            <w:szCs w:val="24"/>
            <w:rPrChange w:id="35" w:author="Nate Blanco" w:date="2019-09-09T07:57:00Z">
              <w:rPr>
                <w:sz w:val="24"/>
                <w:szCs w:val="24"/>
                <w:highlight w:val="yellow"/>
              </w:rPr>
            </w:rPrChange>
          </w:rPr>
          <w:t>, 2013</w:t>
        </w:r>
        <w:r w:rsidR="0027069D">
          <w:rPr>
            <w:sz w:val="24"/>
            <w:szCs w:val="24"/>
          </w:rPr>
          <w:t xml:space="preserve">), </w:t>
        </w:r>
      </w:ins>
      <w:ins w:id="36" w:author="Nate Blanco" w:date="2019-09-09T07:58:00Z">
        <w:r w:rsidR="0027069D">
          <w:rPr>
            <w:sz w:val="24"/>
            <w:szCs w:val="24"/>
          </w:rPr>
          <w:t>which suggests that lower levels of cognitive control</w:t>
        </w:r>
      </w:ins>
      <w:ins w:id="37" w:author="Nate Blanco" w:date="2019-09-09T08:00:00Z">
        <w:r w:rsidR="00383A71">
          <w:rPr>
            <w:sz w:val="24"/>
            <w:szCs w:val="24"/>
          </w:rPr>
          <w:t xml:space="preserve"> may lead to more errors in performance but</w:t>
        </w:r>
      </w:ins>
      <w:ins w:id="38" w:author="Nate Blanco" w:date="2019-09-09T08:04:00Z">
        <w:r w:rsidR="00383A71">
          <w:rPr>
            <w:sz w:val="24"/>
            <w:szCs w:val="24"/>
          </w:rPr>
          <w:t xml:space="preserve"> also</w:t>
        </w:r>
      </w:ins>
      <w:ins w:id="39" w:author="Nate Blanco" w:date="2019-09-09T08:00:00Z">
        <w:r w:rsidR="00383A71">
          <w:rPr>
            <w:sz w:val="24"/>
            <w:szCs w:val="24"/>
          </w:rPr>
          <w:t xml:space="preserve"> better learning</w:t>
        </w:r>
      </w:ins>
      <w:ins w:id="40" w:author="Nate Blanco" w:date="2019-09-09T08:04:00Z">
        <w:r w:rsidR="00383A71">
          <w:rPr>
            <w:sz w:val="24"/>
            <w:szCs w:val="24"/>
          </w:rPr>
          <w:t xml:space="preserve"> over time</w:t>
        </w:r>
      </w:ins>
      <w:ins w:id="41" w:author="Nate Blanco" w:date="2019-09-09T07:57:00Z">
        <w:r w:rsidR="0027069D" w:rsidRPr="00822371">
          <w:rPr>
            <w:sz w:val="24"/>
            <w:szCs w:val="24"/>
          </w:rPr>
          <w:t>.</w:t>
        </w:r>
      </w:ins>
    </w:p>
    <w:p w:rsidR="00460312" w:rsidRDefault="00F638C4" w:rsidP="00BB49F5">
      <w:pPr>
        <w:spacing w:line="480" w:lineRule="auto"/>
        <w:ind w:firstLine="720"/>
        <w:rPr>
          <w:sz w:val="24"/>
          <w:szCs w:val="24"/>
        </w:rPr>
      </w:pPr>
      <w:r w:rsidRPr="00822371">
        <w:rPr>
          <w:sz w:val="24"/>
          <w:szCs w:val="24"/>
        </w:rPr>
        <w:t xml:space="preserve"> </w:t>
      </w:r>
      <w:r w:rsidR="00935C6F">
        <w:rPr>
          <w:sz w:val="24"/>
          <w:szCs w:val="24"/>
        </w:rPr>
        <w:t xml:space="preserve">In other words, </w:t>
      </w:r>
      <w:del w:id="42" w:author="Nate Blanco" w:date="2019-09-09T07:58:00Z">
        <w:r w:rsidR="00935C6F" w:rsidDel="0027069D">
          <w:rPr>
            <w:sz w:val="24"/>
            <w:szCs w:val="24"/>
          </w:rPr>
          <w:delText xml:space="preserve">it seems that </w:delText>
        </w:r>
      </w:del>
      <w:r w:rsidR="00935C6F">
        <w:rPr>
          <w:sz w:val="24"/>
          <w:szCs w:val="24"/>
        </w:rPr>
        <w:t>distributing</w:t>
      </w:r>
      <w:r w:rsidR="00935C6F" w:rsidRPr="00822371">
        <w:rPr>
          <w:sz w:val="24"/>
          <w:szCs w:val="24"/>
        </w:rPr>
        <w:t xml:space="preserve"> attention</w:t>
      </w:r>
      <w:r w:rsidR="00935C6F">
        <w:rPr>
          <w:sz w:val="24"/>
          <w:szCs w:val="24"/>
        </w:rPr>
        <w:t xml:space="preserve"> in young children</w:t>
      </w:r>
      <w:ins w:id="43" w:author="Nate Blanco" w:date="2019-09-09T08:03:00Z">
        <w:r w:rsidR="00383A71">
          <w:rPr>
            <w:sz w:val="24"/>
            <w:szCs w:val="24"/>
          </w:rPr>
          <w:t xml:space="preserve"> may</w:t>
        </w:r>
      </w:ins>
      <w:r w:rsidR="00935C6F" w:rsidRPr="00822371">
        <w:rPr>
          <w:sz w:val="24"/>
          <w:szCs w:val="24"/>
        </w:rPr>
        <w:t xml:space="preserve"> </w:t>
      </w:r>
      <w:r w:rsidR="00BB49F5">
        <w:rPr>
          <w:sz w:val="24"/>
          <w:szCs w:val="24"/>
        </w:rPr>
        <w:t>facilitate</w:t>
      </w:r>
      <w:del w:id="44" w:author="Nate Blanco" w:date="2019-09-09T08:03:00Z">
        <w:r w:rsidR="00BB49F5" w:rsidDel="00383A71">
          <w:rPr>
            <w:sz w:val="24"/>
            <w:szCs w:val="24"/>
          </w:rPr>
          <w:delText>s</w:delText>
        </w:r>
      </w:del>
      <w:r w:rsidR="00935C6F" w:rsidRPr="00822371">
        <w:rPr>
          <w:sz w:val="24"/>
          <w:szCs w:val="24"/>
        </w:rPr>
        <w:t xml:space="preserve"> exploration</w:t>
      </w:r>
      <w:r w:rsidR="00935C6F">
        <w:rPr>
          <w:sz w:val="24"/>
          <w:szCs w:val="24"/>
        </w:rPr>
        <w:t>. Recent research suggests that there is</w:t>
      </w:r>
      <w:r w:rsidR="00935C6F" w:rsidRPr="00822371">
        <w:rPr>
          <w:sz w:val="24"/>
          <w:szCs w:val="24"/>
        </w:rPr>
        <w:t xml:space="preserve"> a tight link between attention</w:t>
      </w:r>
      <w:r w:rsidR="000C3621">
        <w:rPr>
          <w:sz w:val="24"/>
          <w:szCs w:val="24"/>
        </w:rPr>
        <w:t xml:space="preserve"> allocation</w:t>
      </w:r>
      <w:r w:rsidR="00935C6F" w:rsidRPr="00822371">
        <w:rPr>
          <w:sz w:val="24"/>
          <w:szCs w:val="24"/>
        </w:rPr>
        <w:t xml:space="preserve"> and decision-making</w:t>
      </w:r>
      <w:r w:rsidR="00935C6F">
        <w:rPr>
          <w:sz w:val="24"/>
          <w:szCs w:val="24"/>
        </w:rPr>
        <w:t xml:space="preserve"> behavior</w:t>
      </w:r>
      <w:r w:rsidR="00935C6F" w:rsidRPr="00822371">
        <w:rPr>
          <w:sz w:val="24"/>
          <w:szCs w:val="24"/>
        </w:rPr>
        <w:t xml:space="preserve"> (</w:t>
      </w:r>
      <w:proofErr w:type="spellStart"/>
      <w:del w:id="45" w:author="Nate Blanco" w:date="2019-09-08T03:01:00Z">
        <w:r w:rsidR="00935C6F" w:rsidRPr="00822371" w:rsidDel="0094523D">
          <w:rPr>
            <w:sz w:val="24"/>
            <w:szCs w:val="24"/>
          </w:rPr>
          <w:delText xml:space="preserve">Gottlieb, 2012; </w:delText>
        </w:r>
      </w:del>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r w:rsidR="003214A5">
        <w:rPr>
          <w:sz w:val="24"/>
          <w:szCs w:val="24"/>
        </w:rPr>
        <w:t xml:space="preserve">; Smith &amp; </w:t>
      </w:r>
      <w:proofErr w:type="spellStart"/>
      <w:r w:rsidR="003214A5">
        <w:rPr>
          <w:sz w:val="24"/>
          <w:szCs w:val="24"/>
        </w:rPr>
        <w:t>Krajbich</w:t>
      </w:r>
      <w:proofErr w:type="spellEnd"/>
      <w:r w:rsidR="003214A5">
        <w:rPr>
          <w:sz w:val="24"/>
          <w:szCs w:val="24"/>
        </w:rPr>
        <w:t>, 2018</w:t>
      </w:r>
      <w:r w:rsidR="00935C6F" w:rsidRPr="00822371">
        <w:rPr>
          <w:sz w:val="24"/>
          <w:szCs w:val="24"/>
        </w:rPr>
        <w:t>)</w:t>
      </w:r>
      <w:r w:rsidR="008233CC">
        <w:rPr>
          <w:sz w:val="24"/>
          <w:szCs w:val="24"/>
        </w:rPr>
        <w:t>, and</w:t>
      </w:r>
      <w:r w:rsidR="00935C6F">
        <w:rPr>
          <w:sz w:val="24"/>
          <w:szCs w:val="24"/>
        </w:rPr>
        <w:t xml:space="preserve"> </w:t>
      </w:r>
      <w:r w:rsidR="008233CC">
        <w:rPr>
          <w:sz w:val="24"/>
          <w:szCs w:val="24"/>
        </w:rPr>
        <w:t>p</w:t>
      </w:r>
      <w:r w:rsidR="00935C6F">
        <w:rPr>
          <w:sz w:val="24"/>
          <w:szCs w:val="24"/>
        </w:rPr>
        <w:t xml:space="preserve">erhaps </w:t>
      </w:r>
      <w:r w:rsidR="00BB49F5">
        <w:rPr>
          <w:sz w:val="24"/>
          <w:szCs w:val="24"/>
        </w:rPr>
        <w:t xml:space="preserve">wider </w:t>
      </w:r>
      <w:r w:rsidR="00935C6F">
        <w:rPr>
          <w:sz w:val="24"/>
          <w:szCs w:val="24"/>
        </w:rPr>
        <w:t>attention</w:t>
      </w:r>
      <w:r w:rsidR="00BB49F5">
        <w:rPr>
          <w:sz w:val="24"/>
          <w:szCs w:val="24"/>
        </w:rPr>
        <w:t xml:space="preserve"> allocation</w:t>
      </w:r>
      <w:r w:rsidR="00935C6F">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sidR="00935C6F">
        <w:rPr>
          <w:sz w:val="24"/>
          <w:szCs w:val="24"/>
        </w:rPr>
        <w:t xml:space="preserve">. </w:t>
      </w:r>
    </w:p>
    <w:p w:rsidR="005236CC" w:rsidRDefault="004D4972" w:rsidP="00EA368D">
      <w:pPr>
        <w:spacing w:line="480" w:lineRule="auto"/>
        <w:ind w:firstLine="720"/>
        <w:rPr>
          <w:ins w:id="46" w:author="Nate Blanco" w:date="2019-09-08T03:10:00Z"/>
          <w:sz w:val="24"/>
          <w:szCs w:val="24"/>
        </w:rPr>
      </w:pPr>
      <w:r>
        <w:rPr>
          <w:sz w:val="24"/>
          <w:szCs w:val="24"/>
        </w:rPr>
        <w:t>There are recent reports indicating</w:t>
      </w:r>
      <w:r w:rsidR="00263BF4">
        <w:rPr>
          <w:sz w:val="24"/>
          <w:szCs w:val="24"/>
        </w:rPr>
        <w:t xml:space="preserve"> that </w:t>
      </w:r>
      <w:del w:id="47" w:author="Nate Blanco" w:date="2019-09-07T13:17:00Z">
        <w:r w:rsidR="00263BF4" w:rsidDel="00C111E8">
          <w:rPr>
            <w:sz w:val="24"/>
            <w:szCs w:val="24"/>
          </w:rPr>
          <w:delText>four-year-old’s</w:delText>
        </w:r>
      </w:del>
      <w:ins w:id="48" w:author="Nate Blanco" w:date="2019-09-07T13:17:00Z">
        <w:r w:rsidR="00C111E8">
          <w:rPr>
            <w:sz w:val="24"/>
            <w:szCs w:val="24"/>
          </w:rPr>
          <w:t>children’s</w:t>
        </w:r>
      </w:ins>
      <w:r w:rsidR="00263BF4">
        <w:rPr>
          <w:sz w:val="24"/>
          <w:szCs w:val="24"/>
        </w:rPr>
        <w:t xml:space="preserve">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 xml:space="preserve">(Blanco &amp; Sloutsky, </w:t>
      </w:r>
      <w:ins w:id="49" w:author="Nate Blanco" w:date="2019-08-27T13:27:00Z">
        <w:r w:rsidR="0051765A">
          <w:rPr>
            <w:sz w:val="24"/>
            <w:szCs w:val="24"/>
          </w:rPr>
          <w:t xml:space="preserve">2019 </w:t>
        </w:r>
        <w:commentRangeStart w:id="50"/>
        <w:commentRangeStart w:id="51"/>
        <w:proofErr w:type="spellStart"/>
        <w:r w:rsidR="0051765A" w:rsidRPr="00FC66EF">
          <w:rPr>
            <w:i/>
            <w:iCs/>
            <w:sz w:val="24"/>
            <w:szCs w:val="24"/>
            <w:highlight w:val="yellow"/>
            <w:rPrChange w:id="52" w:author="Vladimir M. Sloutsky" w:date="2019-09-04T15:09:00Z">
              <w:rPr>
                <w:i/>
                <w:iCs/>
                <w:sz w:val="24"/>
                <w:szCs w:val="24"/>
              </w:rPr>
            </w:rPrChange>
          </w:rPr>
          <w:t>P</w:t>
        </w:r>
      </w:ins>
      <w:ins w:id="53" w:author="Nate Blanco" w:date="2019-09-07T13:08:00Z">
        <w:r w:rsidR="002B19A3">
          <w:rPr>
            <w:i/>
            <w:iCs/>
            <w:sz w:val="24"/>
            <w:szCs w:val="24"/>
            <w:highlight w:val="yellow"/>
          </w:rPr>
          <w:t>syArXiv</w:t>
        </w:r>
      </w:ins>
      <w:commentRangeEnd w:id="50"/>
      <w:commentRangeEnd w:id="51"/>
      <w:proofErr w:type="spellEnd"/>
      <w:ins w:id="54" w:author="Nate Blanco" w:date="2019-09-07T13:18:00Z">
        <w:r w:rsidR="00C111E8">
          <w:rPr>
            <w:sz w:val="24"/>
            <w:szCs w:val="24"/>
          </w:rPr>
          <w:t>;</w:t>
        </w:r>
      </w:ins>
      <w:ins w:id="55" w:author="Nate Blanco" w:date="2019-09-07T13:14:00Z">
        <w:r w:rsidR="00714E80">
          <w:rPr>
            <w:i/>
            <w:iCs/>
            <w:sz w:val="24"/>
            <w:szCs w:val="24"/>
          </w:rPr>
          <w:t xml:space="preserve"> </w:t>
        </w:r>
        <w:r w:rsidR="00714E80">
          <w:rPr>
            <w:sz w:val="24"/>
            <w:szCs w:val="24"/>
          </w:rPr>
          <w:t>S</w:t>
        </w:r>
      </w:ins>
      <w:ins w:id="56" w:author="Nate Blanco" w:date="2019-09-07T13:15:00Z">
        <w:r w:rsidR="00714E80">
          <w:rPr>
            <w:sz w:val="24"/>
            <w:szCs w:val="24"/>
          </w:rPr>
          <w:t xml:space="preserve">umner et al., 2019 </w:t>
        </w:r>
        <w:proofErr w:type="spellStart"/>
        <w:r w:rsidR="00714E80">
          <w:rPr>
            <w:i/>
            <w:iCs/>
            <w:sz w:val="24"/>
            <w:szCs w:val="24"/>
          </w:rPr>
          <w:t>PsyArXiv</w:t>
        </w:r>
      </w:ins>
      <w:proofErr w:type="spellEnd"/>
      <w:ins w:id="57" w:author="Nate Blanco" w:date="2019-09-07T13:18:00Z">
        <w:r w:rsidR="00C111E8">
          <w:rPr>
            <w:sz w:val="24"/>
            <w:szCs w:val="24"/>
          </w:rPr>
          <w:t>;</w:t>
        </w:r>
      </w:ins>
      <w:r w:rsidR="00FC66EF">
        <w:rPr>
          <w:rStyle w:val="CommentReference"/>
        </w:rPr>
        <w:commentReference w:id="50"/>
      </w:r>
      <w:r w:rsidR="00AE7C99">
        <w:rPr>
          <w:rStyle w:val="CommentReference"/>
        </w:rPr>
        <w:commentReference w:id="51"/>
      </w:r>
      <w:ins w:id="58" w:author="Nate Blanco" w:date="2019-09-07T13:18:00Z">
        <w:r w:rsidR="00C111E8">
          <w:rPr>
            <w:sz w:val="24"/>
            <w:szCs w:val="24"/>
          </w:rPr>
          <w:t xml:space="preserve"> </w:t>
        </w:r>
        <w:r w:rsidR="00C111E8" w:rsidRPr="001101F4">
          <w:rPr>
            <w:sz w:val="24"/>
            <w:szCs w:val="24"/>
          </w:rPr>
          <w:t>Schulz, Wu, Ruggeri,</w:t>
        </w:r>
        <w:r w:rsidR="00C111E8">
          <w:rPr>
            <w:sz w:val="24"/>
            <w:szCs w:val="24"/>
          </w:rPr>
          <w:t xml:space="preserve"> </w:t>
        </w:r>
        <w:r w:rsidR="00C111E8" w:rsidRPr="001101F4">
          <w:rPr>
            <w:sz w:val="24"/>
            <w:szCs w:val="24"/>
          </w:rPr>
          <w:t xml:space="preserve">&amp; </w:t>
        </w:r>
        <w:proofErr w:type="spellStart"/>
        <w:r w:rsidR="00C111E8" w:rsidRPr="001101F4">
          <w:rPr>
            <w:sz w:val="24"/>
            <w:szCs w:val="24"/>
          </w:rPr>
          <w:t>Meder</w:t>
        </w:r>
        <w:proofErr w:type="spellEnd"/>
        <w:r w:rsidR="00C111E8">
          <w:rPr>
            <w:sz w:val="24"/>
            <w:szCs w:val="24"/>
          </w:rPr>
          <w:t xml:space="preserve">, </w:t>
        </w:r>
        <w:r w:rsidR="00C111E8" w:rsidRPr="001101F4">
          <w:rPr>
            <w:sz w:val="24"/>
            <w:szCs w:val="24"/>
          </w:rPr>
          <w:t>2019</w:t>
        </w:r>
        <w:r w:rsidR="00C111E8">
          <w:rPr>
            <w:sz w:val="24"/>
            <w:szCs w:val="24"/>
          </w:rPr>
          <w:t xml:space="preserve"> </w:t>
        </w:r>
        <w:proofErr w:type="spellStart"/>
        <w:r w:rsidR="00C111E8">
          <w:rPr>
            <w:i/>
            <w:iCs/>
            <w:sz w:val="24"/>
            <w:szCs w:val="24"/>
          </w:rPr>
          <w:t>Bio</w:t>
        </w:r>
      </w:ins>
      <w:ins w:id="59" w:author="Nate Blanco" w:date="2019-09-07T13:19:00Z">
        <w:r w:rsidR="00C111E8">
          <w:rPr>
            <w:i/>
            <w:iCs/>
            <w:sz w:val="24"/>
            <w:szCs w:val="24"/>
          </w:rPr>
          <w:t>Rxiv</w:t>
        </w:r>
      </w:ins>
      <w:proofErr w:type="spellEnd"/>
      <w:r w:rsidR="00263BF4" w:rsidRPr="00822371">
        <w:rPr>
          <w:sz w:val="24"/>
          <w:szCs w:val="24"/>
        </w:rPr>
        <w:t>).</w:t>
      </w:r>
      <w:r w:rsidR="00263BF4">
        <w:rPr>
          <w:sz w:val="24"/>
          <w:szCs w:val="24"/>
        </w:rPr>
        <w:t xml:space="preserve"> Interestingly, children’s exploration also appeared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 xml:space="preserve">systematic </w:t>
      </w:r>
      <w:r w:rsidR="00C07BC4">
        <w:rPr>
          <w:sz w:val="24"/>
          <w:szCs w:val="24"/>
        </w:rPr>
        <w:t>from</w:t>
      </w:r>
      <w:r w:rsidR="00263BF4" w:rsidRPr="00822371">
        <w:rPr>
          <w:sz w:val="24"/>
          <w:szCs w:val="24"/>
        </w:rPr>
        <w:t xml:space="preserve"> </w:t>
      </w:r>
      <w:r w:rsidR="00BB49F5">
        <w:rPr>
          <w:sz w:val="24"/>
          <w:szCs w:val="24"/>
        </w:rPr>
        <w:t>random</w:t>
      </w:r>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w:t>
      </w:r>
      <w:del w:id="60" w:author="Nate Blanco" w:date="2019-09-07T13:23:00Z">
        <w:r w:rsidR="00263BF4" w:rsidRPr="00822371" w:rsidDel="00CC0821">
          <w:rPr>
            <w:sz w:val="24"/>
            <w:szCs w:val="24"/>
          </w:rPr>
          <w:delText xml:space="preserve">Blanco, </w:delText>
        </w:r>
        <w:r w:rsidR="00393786" w:rsidDel="00CC0821">
          <w:rPr>
            <w:sz w:val="24"/>
            <w:szCs w:val="24"/>
          </w:rPr>
          <w:delText>et al.</w:delText>
        </w:r>
        <w:r w:rsidR="00263BF4" w:rsidRPr="00822371" w:rsidDel="00CC0821">
          <w:rPr>
            <w:sz w:val="24"/>
            <w:szCs w:val="24"/>
          </w:rPr>
          <w:delText xml:space="preserve">, 2015; </w:delText>
        </w:r>
      </w:del>
      <w:r w:rsidR="00263BF4" w:rsidRPr="00822371">
        <w:rPr>
          <w:sz w:val="24"/>
          <w:szCs w:val="24"/>
        </w:rPr>
        <w:t xml:space="preserve">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r w:rsidR="00A86066" w:rsidRPr="00A86066">
        <w:rPr>
          <w:sz w:val="24"/>
          <w:szCs w:val="24"/>
        </w:rPr>
        <w:t>of executive control process</w:t>
      </w:r>
      <w:r w:rsidR="00E91AD4">
        <w:rPr>
          <w:sz w:val="24"/>
          <w:szCs w:val="24"/>
        </w:rPr>
        <w:t>es</w:t>
      </w:r>
      <w:r w:rsidR="00A86066" w:rsidRPr="00A86066">
        <w:rPr>
          <w:sz w:val="24"/>
          <w:szCs w:val="24"/>
        </w:rPr>
        <w:t xml:space="preserve"> mediated by prefrontal cortex (PFC)</w:t>
      </w:r>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w:t>
      </w:r>
      <w:proofErr w:type="spellEnd"/>
      <w:r w:rsidR="00263BF4" w:rsidRPr="00822371">
        <w:rPr>
          <w:sz w:val="24"/>
          <w:szCs w:val="24"/>
        </w:rPr>
        <w:t>-Terpstra, &amp; Moreno, 2009; Blanco et al., 2015; Otto, Knox, Markman, &amp; Love, 2014).</w:t>
      </w:r>
      <w:r w:rsidR="00263BF4">
        <w:rPr>
          <w:sz w:val="24"/>
          <w:szCs w:val="24"/>
        </w:rPr>
        <w:t xml:space="preserve"> </w:t>
      </w:r>
      <w:r w:rsidR="00A86066" w:rsidRPr="00A86066">
        <w:rPr>
          <w:sz w:val="24"/>
          <w:szCs w:val="24"/>
        </w:rPr>
        <w:t xml:space="preserve">Given the protracted development </w:t>
      </w:r>
      <w:r w:rsidR="00FC66EF">
        <w:rPr>
          <w:sz w:val="24"/>
          <w:szCs w:val="24"/>
        </w:rPr>
        <w:t xml:space="preserve">of </w:t>
      </w:r>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&amp; Thomas, 2000; Sowell, et al. 1999), current theories predict that young children’s exploration should be largely unsystematic</w:t>
      </w:r>
      <w:r w:rsidR="00A86066">
        <w:rPr>
          <w:sz w:val="24"/>
          <w:szCs w:val="24"/>
        </w:rPr>
        <w:t xml:space="preserve"> </w:t>
      </w:r>
      <w:r w:rsidR="00263BF4" w:rsidRPr="00822371">
        <w:rPr>
          <w:sz w:val="24"/>
          <w:szCs w:val="24"/>
        </w:rPr>
        <w:t>(Somerville et al., 2017).</w:t>
      </w:r>
      <w:r w:rsidR="00131343">
        <w:rPr>
          <w:sz w:val="24"/>
          <w:szCs w:val="24"/>
        </w:rPr>
        <w:t xml:space="preserve"> </w:t>
      </w:r>
      <w:commentRangeStart w:id="61"/>
      <w:commentRangeStart w:id="62"/>
      <w:r w:rsidR="00FC66EF">
        <w:rPr>
          <w:sz w:val="24"/>
          <w:szCs w:val="24"/>
        </w:rPr>
        <w:t>However, there is recent evidence that</w:t>
      </w:r>
      <w:r w:rsidR="00A4068E">
        <w:rPr>
          <w:sz w:val="24"/>
          <w:szCs w:val="24"/>
        </w:rPr>
        <w:t xml:space="preserve"> young children </w:t>
      </w:r>
      <w:r w:rsidR="00FC66EF">
        <w:rPr>
          <w:sz w:val="24"/>
          <w:szCs w:val="24"/>
        </w:rPr>
        <w:t>perform</w:t>
      </w:r>
      <w:r w:rsidR="00A4068E">
        <w:rPr>
          <w:sz w:val="24"/>
          <w:szCs w:val="24"/>
        </w:rPr>
        <w:t xml:space="preserve"> </w:t>
      </w:r>
      <w:r w:rsidR="003B05DB">
        <w:rPr>
          <w:sz w:val="24"/>
          <w:szCs w:val="24"/>
        </w:rPr>
        <w:t xml:space="preserve">systematic </w:t>
      </w:r>
      <w:r w:rsidR="00FC66EF">
        <w:rPr>
          <w:sz w:val="24"/>
          <w:szCs w:val="24"/>
        </w:rPr>
        <w:t>(</w:t>
      </w:r>
      <w:r w:rsidR="00080DE2">
        <w:rPr>
          <w:sz w:val="24"/>
          <w:szCs w:val="24"/>
        </w:rPr>
        <w:t>non-</w:t>
      </w:r>
      <w:r w:rsidR="00FC66EF">
        <w:rPr>
          <w:sz w:val="24"/>
          <w:szCs w:val="24"/>
        </w:rPr>
        <w:t xml:space="preserve">random) </w:t>
      </w:r>
      <w:r w:rsidR="003B05DB">
        <w:rPr>
          <w:sz w:val="24"/>
          <w:szCs w:val="24"/>
        </w:rPr>
        <w:t>exploration</w:t>
      </w:r>
      <w:r w:rsidR="006B1E62">
        <w:rPr>
          <w:sz w:val="24"/>
          <w:szCs w:val="24"/>
        </w:rPr>
        <w:t xml:space="preserve">, </w:t>
      </w:r>
      <w:r w:rsidR="00FC66EF">
        <w:rPr>
          <w:sz w:val="24"/>
          <w:szCs w:val="24"/>
        </w:rPr>
        <w:t xml:space="preserve">although </w:t>
      </w:r>
      <w:r w:rsidR="00A4068E">
        <w:rPr>
          <w:sz w:val="24"/>
          <w:szCs w:val="24"/>
        </w:rPr>
        <w:t>they</w:t>
      </w:r>
      <w:r w:rsidR="006B1E62">
        <w:rPr>
          <w:sz w:val="24"/>
          <w:szCs w:val="24"/>
        </w:rPr>
        <w:t xml:space="preserve"> may not engage in strategic exploration the way that adults do (Blanco &amp; Sloutsky, 2019 </w:t>
      </w:r>
      <w:proofErr w:type="spellStart"/>
      <w:r w:rsidR="006B1E62">
        <w:rPr>
          <w:i/>
          <w:iCs/>
          <w:sz w:val="24"/>
          <w:szCs w:val="24"/>
        </w:rPr>
        <w:t>P</w:t>
      </w:r>
      <w:r w:rsidR="002F58C3">
        <w:rPr>
          <w:i/>
          <w:iCs/>
          <w:sz w:val="24"/>
          <w:szCs w:val="24"/>
        </w:rPr>
        <w:t>syArXiv</w:t>
      </w:r>
      <w:proofErr w:type="spellEnd"/>
      <w:del w:id="63" w:author="Nate Blanco" w:date="2019-09-07T13:09:00Z">
        <w:r w:rsidR="006B1E62" w:rsidDel="002F58C3">
          <w:rPr>
            <w:i/>
            <w:iCs/>
            <w:sz w:val="24"/>
            <w:szCs w:val="24"/>
          </w:rPr>
          <w:delText>reprint</w:delText>
        </w:r>
      </w:del>
      <w:r w:rsidR="006B1E62">
        <w:rPr>
          <w:sz w:val="24"/>
          <w:szCs w:val="24"/>
        </w:rPr>
        <w:t>).</w:t>
      </w:r>
      <w:commentRangeEnd w:id="61"/>
      <w:r w:rsidR="00A4068E">
        <w:rPr>
          <w:rStyle w:val="CommentReference"/>
        </w:rPr>
        <w:commentReference w:id="61"/>
      </w:r>
      <w:commentRangeEnd w:id="62"/>
      <w:r w:rsidR="00535812">
        <w:rPr>
          <w:rStyle w:val="CommentReference"/>
        </w:rPr>
        <w:commentReference w:id="62"/>
      </w:r>
      <w:r w:rsidR="006B1E62">
        <w:rPr>
          <w:sz w:val="24"/>
          <w:szCs w:val="24"/>
        </w:rPr>
        <w:t xml:space="preserve"> </w:t>
      </w:r>
      <w:ins w:id="64" w:author="Nate Blanco" w:date="2019-09-08T03:12:00Z">
        <w:r w:rsidR="005236CC">
          <w:rPr>
            <w:sz w:val="24"/>
            <w:szCs w:val="24"/>
          </w:rPr>
          <w:t xml:space="preserve">Specifically, </w:t>
        </w:r>
      </w:ins>
      <w:ins w:id="65" w:author="Nate Blanco" w:date="2019-09-08T03:15:00Z">
        <w:del w:id="66" w:author="Vladimir M. Sloutsky" w:date="2019-09-09T11:21:00Z">
          <w:r w:rsidR="005236CC" w:rsidDel="00ED5ED8">
            <w:rPr>
              <w:sz w:val="24"/>
              <w:szCs w:val="24"/>
            </w:rPr>
            <w:delText>four</w:delText>
          </w:r>
        </w:del>
      </w:ins>
      <w:ins w:id="67" w:author="Vladimir M. Sloutsky" w:date="2019-09-09T11:21:00Z">
        <w:r w:rsidR="00ED5ED8">
          <w:rPr>
            <w:sz w:val="24"/>
            <w:szCs w:val="24"/>
          </w:rPr>
          <w:t>4</w:t>
        </w:r>
      </w:ins>
      <w:ins w:id="68" w:author="Nate Blanco" w:date="2019-09-08T03:15:00Z">
        <w:r w:rsidR="005236CC">
          <w:rPr>
            <w:sz w:val="24"/>
            <w:szCs w:val="24"/>
          </w:rPr>
          <w:t>-</w:t>
        </w:r>
      </w:ins>
      <w:ins w:id="69" w:author="Nate Blanco" w:date="2019-09-08T03:16:00Z">
        <w:r w:rsidR="005236CC">
          <w:rPr>
            <w:sz w:val="24"/>
            <w:szCs w:val="24"/>
          </w:rPr>
          <w:t>year-olds were found to switch between options at extremely h</w:t>
        </w:r>
      </w:ins>
      <w:ins w:id="70" w:author="Nate Blanco" w:date="2019-09-08T03:17:00Z">
        <w:r w:rsidR="005236CC">
          <w:rPr>
            <w:sz w:val="24"/>
            <w:szCs w:val="24"/>
          </w:rPr>
          <w:t>eightened</w:t>
        </w:r>
      </w:ins>
      <w:ins w:id="71" w:author="Nate Blanco" w:date="2019-09-08T03:16:00Z">
        <w:r w:rsidR="005236CC">
          <w:rPr>
            <w:sz w:val="24"/>
            <w:szCs w:val="24"/>
          </w:rPr>
          <w:t xml:space="preserve"> rates, and</w:t>
        </w:r>
      </w:ins>
      <w:ins w:id="72" w:author="Nate Blanco" w:date="2019-09-08T03:18:00Z">
        <w:r w:rsidR="005236CC">
          <w:rPr>
            <w:sz w:val="24"/>
            <w:szCs w:val="24"/>
          </w:rPr>
          <w:t>, critically,</w:t>
        </w:r>
      </w:ins>
      <w:ins w:id="73" w:author="Nate Blanco" w:date="2019-09-08T03:16:00Z">
        <w:r w:rsidR="005236CC">
          <w:rPr>
            <w:sz w:val="24"/>
            <w:szCs w:val="24"/>
          </w:rPr>
          <w:t xml:space="preserve"> were more likely to switch to less recently selected options</w:t>
        </w:r>
      </w:ins>
      <w:ins w:id="74" w:author="Nate Blanco" w:date="2019-09-08T03:17:00Z">
        <w:r w:rsidR="005236CC">
          <w:rPr>
            <w:sz w:val="24"/>
            <w:szCs w:val="24"/>
          </w:rPr>
          <w:t xml:space="preserve">, even when </w:t>
        </w:r>
      </w:ins>
      <w:ins w:id="75" w:author="Nate Blanco" w:date="2019-09-08T03:18:00Z">
        <w:r w:rsidR="005236CC">
          <w:rPr>
            <w:sz w:val="24"/>
            <w:szCs w:val="24"/>
          </w:rPr>
          <w:t>this systematic sampling</w:t>
        </w:r>
      </w:ins>
      <w:ins w:id="76" w:author="Nate Blanco" w:date="2019-09-08T03:17:00Z">
        <w:r w:rsidR="005236CC">
          <w:rPr>
            <w:sz w:val="24"/>
            <w:szCs w:val="24"/>
          </w:rPr>
          <w:t xml:space="preserve"> provided very little new information</w:t>
        </w:r>
      </w:ins>
      <w:ins w:id="77" w:author="Nate Blanco" w:date="2019-09-08T03:18:00Z">
        <w:r w:rsidR="005236CC">
          <w:rPr>
            <w:sz w:val="24"/>
            <w:szCs w:val="24"/>
          </w:rPr>
          <w:t>.</w:t>
        </w:r>
      </w:ins>
    </w:p>
    <w:p w:rsidR="00131343" w:rsidRDefault="006B1E62" w:rsidP="00080DE2">
      <w:pPr>
        <w:spacing w:line="480" w:lineRule="auto"/>
        <w:ind w:firstLine="720"/>
        <w:rPr>
          <w:sz w:val="24"/>
          <w:szCs w:val="24"/>
        </w:rPr>
      </w:pPr>
      <w:r>
        <w:rPr>
          <w:sz w:val="24"/>
          <w:szCs w:val="24"/>
        </w:rPr>
        <w:t>Th</w:t>
      </w:r>
      <w:r w:rsidR="00080DE2">
        <w:rPr>
          <w:sz w:val="24"/>
          <w:szCs w:val="24"/>
        </w:rPr>
        <w:t>ese findings</w:t>
      </w:r>
      <w:r>
        <w:rPr>
          <w:sz w:val="24"/>
          <w:szCs w:val="24"/>
        </w:rPr>
        <w:t xml:space="preserve"> </w:t>
      </w:r>
      <w:r w:rsidR="00080DE2">
        <w:rPr>
          <w:sz w:val="24"/>
          <w:szCs w:val="24"/>
        </w:rPr>
        <w:t>raise the possibility</w:t>
      </w:r>
      <w:r>
        <w:rPr>
          <w:sz w:val="24"/>
          <w:szCs w:val="24"/>
        </w:rPr>
        <w:t xml:space="preserve"> that</w:t>
      </w:r>
      <w:r w:rsidRPr="00822371">
        <w:rPr>
          <w:sz w:val="24"/>
          <w:szCs w:val="24"/>
        </w:rPr>
        <w:t xml:space="preserve"> </w:t>
      </w:r>
      <w:r>
        <w:rPr>
          <w:sz w:val="24"/>
          <w:szCs w:val="24"/>
        </w:rPr>
        <w:t xml:space="preserve">young children’s systematic </w:t>
      </w:r>
      <w:r w:rsidR="00080DE2">
        <w:rPr>
          <w:sz w:val="24"/>
          <w:szCs w:val="24"/>
        </w:rPr>
        <w:t xml:space="preserve">(i.e., </w:t>
      </w:r>
      <w:r w:rsidR="00080DE2" w:rsidRPr="00B159E5">
        <w:rPr>
          <w:i/>
          <w:sz w:val="24"/>
          <w:szCs w:val="24"/>
          <w:rPrChange w:id="78" w:author="Vladimir M. Sloutsky" w:date="2019-09-09T11:22:00Z">
            <w:rPr>
              <w:sz w:val="24"/>
              <w:szCs w:val="24"/>
            </w:rPr>
          </w:rPrChange>
        </w:rPr>
        <w:t>non-random</w:t>
      </w:r>
      <w:r w:rsidR="00080DE2">
        <w:rPr>
          <w:sz w:val="24"/>
          <w:szCs w:val="24"/>
        </w:rPr>
        <w:t xml:space="preserve">) </w:t>
      </w:r>
      <w:r>
        <w:rPr>
          <w:sz w:val="24"/>
          <w:szCs w:val="24"/>
        </w:rPr>
        <w:t>exploration is driven by different mechanisms than adults’</w:t>
      </w:r>
      <w:r w:rsidR="00080DE2">
        <w:rPr>
          <w:sz w:val="24"/>
          <w:szCs w:val="24"/>
        </w:rPr>
        <w:t xml:space="preserve"> systematic (i.e., </w:t>
      </w:r>
      <w:r w:rsidR="00080DE2" w:rsidRPr="00B159E5">
        <w:rPr>
          <w:i/>
          <w:sz w:val="24"/>
          <w:szCs w:val="24"/>
          <w:rPrChange w:id="79" w:author="Vladimir M. Sloutsky" w:date="2019-09-09T11:22:00Z">
            <w:rPr>
              <w:sz w:val="24"/>
              <w:szCs w:val="24"/>
            </w:rPr>
          </w:rPrChange>
        </w:rPr>
        <w:t>strategic</w:t>
      </w:r>
      <w:r w:rsidR="00080DE2">
        <w:rPr>
          <w:sz w:val="24"/>
          <w:szCs w:val="24"/>
        </w:rPr>
        <w:t>) exploration</w:t>
      </w:r>
      <w:r>
        <w:rPr>
          <w:sz w:val="24"/>
          <w:szCs w:val="24"/>
        </w:rPr>
        <w:t xml:space="preserve">. </w:t>
      </w:r>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tied intricately to their immature attention allocation</w:t>
      </w:r>
      <w:r w:rsidR="00243F2D">
        <w:rPr>
          <w:sz w:val="24"/>
          <w:szCs w:val="24"/>
        </w:rPr>
        <w:t>.</w:t>
      </w:r>
      <w:r w:rsidR="00263BF4" w:rsidRPr="00822371">
        <w:rPr>
          <w:sz w:val="24"/>
          <w:szCs w:val="24"/>
        </w:rPr>
        <w:t xml:space="preserve"> </w:t>
      </w:r>
    </w:p>
    <w:p w:rsidR="00B21E72" w:rsidRDefault="00B21E72" w:rsidP="00186E89">
      <w:pPr>
        <w:spacing w:line="480" w:lineRule="auto"/>
        <w:ind w:firstLine="0"/>
        <w:rPr>
          <w:sz w:val="24"/>
          <w:szCs w:val="24"/>
        </w:rPr>
      </w:pPr>
      <w:r>
        <w:rPr>
          <w:i/>
          <w:sz w:val="24"/>
          <w:szCs w:val="24"/>
        </w:rPr>
        <w:t>The Current Study</w:t>
      </w:r>
    </w:p>
    <w:p w:rsidR="00822371" w:rsidRDefault="00773524" w:rsidP="00CF12E6">
      <w:pPr>
        <w:spacing w:line="480" w:lineRule="auto"/>
        <w:ind w:firstLine="720"/>
        <w:rPr>
          <w:sz w:val="24"/>
          <w:szCs w:val="24"/>
        </w:rPr>
      </w:pPr>
      <w:r>
        <w:rPr>
          <w:sz w:val="24"/>
          <w:szCs w:val="24"/>
        </w:rPr>
        <w:t xml:space="preserve">The goal of the current study </w:t>
      </w:r>
      <w:r w:rsidR="00490104">
        <w:rPr>
          <w:sz w:val="24"/>
          <w:szCs w:val="24"/>
        </w:rPr>
        <w:t>wa</w:t>
      </w:r>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systematically </w:t>
      </w:r>
      <w:r w:rsidR="00130A73">
        <w:rPr>
          <w:sz w:val="24"/>
          <w:szCs w:val="24"/>
        </w:rPr>
        <w:t>manipulat</w:t>
      </w:r>
      <w:r w:rsidR="00C85D02">
        <w:rPr>
          <w:sz w:val="24"/>
          <w:szCs w:val="24"/>
        </w:rPr>
        <w: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CF12E6">
        <w:rPr>
          <w:sz w:val="24"/>
          <w:szCs w:val="24"/>
        </w:rPr>
        <w:t>W</w:t>
      </w:r>
      <w:r w:rsidR="00822371" w:rsidRPr="00822371">
        <w:rPr>
          <w:sz w:val="24"/>
          <w:szCs w:val="24"/>
        </w:rPr>
        <w:t>e presented children</w:t>
      </w:r>
      <w:r w:rsidR="00CF12E6">
        <w:rPr>
          <w:sz w:val="24"/>
          <w:szCs w:val="24"/>
        </w:rPr>
        <w:t xml:space="preserve"> and adults</w:t>
      </w:r>
      <w:r w:rsidR="00822371" w:rsidRPr="00822371">
        <w:rPr>
          <w:sz w:val="24"/>
          <w:szCs w:val="24"/>
        </w:rPr>
        <w:t xml:space="preserve"> with a simple reward learning task</w:t>
      </w:r>
      <w:r w:rsidR="00756317">
        <w:rPr>
          <w:sz w:val="24"/>
          <w:szCs w:val="24"/>
        </w:rPr>
        <w:t xml:space="preserve"> under three </w:t>
      </w:r>
      <w:r w:rsidR="00106AC2">
        <w:rPr>
          <w:sz w:val="24"/>
          <w:szCs w:val="24"/>
        </w:rPr>
        <w:t>conditions</w:t>
      </w:r>
      <w:r w:rsidR="00E75D2B">
        <w:rPr>
          <w:sz w:val="24"/>
          <w:szCs w:val="24"/>
        </w:rPr>
        <w:t xml:space="preserve"> in order to examine the interplay of attention and </w:t>
      </w:r>
      <w:r w:rsidR="00CF12E6">
        <w:rPr>
          <w:sz w:val="24"/>
          <w:szCs w:val="24"/>
        </w:rPr>
        <w:t>choice patterns</w:t>
      </w:r>
      <w:r w:rsidR="00080DE2">
        <w:rPr>
          <w:sz w:val="24"/>
          <w:szCs w:val="24"/>
        </w:rPr>
        <w:t xml:space="preserve"> across development</w:t>
      </w:r>
      <w:r w:rsidR="00822371" w:rsidRPr="00822371">
        <w:rPr>
          <w:sz w:val="24"/>
          <w:szCs w:val="24"/>
        </w:rPr>
        <w:t xml:space="preserve">. </w:t>
      </w:r>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w:t>
      </w:r>
      <w:r w:rsidR="00122665">
        <w:rPr>
          <w:sz w:val="24"/>
          <w:szCs w:val="24"/>
        </w:rPr>
        <w:t>s:</w:t>
      </w:r>
      <w:r w:rsidR="00BA0B17">
        <w:rPr>
          <w:sz w:val="24"/>
          <w:szCs w:val="24"/>
        </w:rPr>
        <w:t xml:space="preserve"> a </w:t>
      </w:r>
      <w:r w:rsidR="00BA0B17" w:rsidRPr="00080DE2">
        <w:rPr>
          <w:i/>
          <w:sz w:val="24"/>
          <w:szCs w:val="24"/>
          <w:rPrChange w:id="80" w:author="Vladimir M. Sloutsky" w:date="2019-09-04T15:22:00Z">
            <w:rPr>
              <w:sz w:val="24"/>
              <w:szCs w:val="24"/>
            </w:rPr>
          </w:rPrChange>
        </w:rPr>
        <w:t>Baseline</w:t>
      </w:r>
      <w:r w:rsidR="00BA0B17">
        <w:rPr>
          <w:sz w:val="24"/>
          <w:szCs w:val="24"/>
        </w:rPr>
        <w:t xml:space="preserve"> condition where all options were of equal salience,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BA0B17" w:rsidRPr="00822371">
        <w:rPr>
          <w:sz w:val="24"/>
          <w:szCs w:val="24"/>
        </w:rPr>
        <w:t xml:space="preserve">the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r w:rsidR="00122665">
        <w:rPr>
          <w:sz w:val="24"/>
          <w:szCs w:val="24"/>
        </w:rPr>
        <w:t xml:space="preserve"> a</w:t>
      </w:r>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r w:rsidR="00122665">
        <w:rPr>
          <w:sz w:val="24"/>
          <w:szCs w:val="24"/>
        </w:rPr>
        <w:t>where a highly</w:t>
      </w:r>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r w:rsidR="00122665">
        <w:rPr>
          <w:sz w:val="24"/>
          <w:szCs w:val="24"/>
        </w:rPr>
        <w:t>most rewarding</w:t>
      </w:r>
      <w:r w:rsidR="008C7A24">
        <w:rPr>
          <w:sz w:val="24"/>
          <w:szCs w:val="24"/>
        </w:rPr>
        <w:t xml:space="preserve"> optio</w:t>
      </w:r>
      <w:r w:rsidR="00BA0B17">
        <w:rPr>
          <w:sz w:val="24"/>
          <w:szCs w:val="24"/>
        </w:rPr>
        <w:t>n</w:t>
      </w:r>
      <w:r w:rsidR="00822371" w:rsidRPr="00822371">
        <w:rPr>
          <w:sz w:val="24"/>
          <w:szCs w:val="24"/>
        </w:rPr>
        <w:t xml:space="preserve">. </w:t>
      </w:r>
    </w:p>
    <w:p w:rsidR="00EA368D" w:rsidRDefault="00CF12E6" w:rsidP="00694255">
      <w:pPr>
        <w:spacing w:line="480" w:lineRule="auto"/>
        <w:ind w:firstLine="720"/>
        <w:rPr>
          <w:ins w:id="81" w:author="Nate Blanco" w:date="2019-09-08T03:29:00Z"/>
          <w:sz w:val="24"/>
          <w:szCs w:val="24"/>
        </w:rPr>
      </w:pPr>
      <w:r>
        <w:rPr>
          <w:sz w:val="24"/>
          <w:szCs w:val="24"/>
        </w:rPr>
        <w:t xml:space="preserve">Our hypothesis was that children’s </w:t>
      </w:r>
      <w:r w:rsidR="00D14AD5">
        <w:rPr>
          <w:sz w:val="24"/>
          <w:szCs w:val="24"/>
        </w:rPr>
        <w:t>tendency</w:t>
      </w:r>
      <w:r>
        <w:rPr>
          <w:sz w:val="24"/>
          <w:szCs w:val="24"/>
        </w:rPr>
        <w:t xml:space="preserve"> </w:t>
      </w:r>
      <w:r w:rsidR="00D14AD5">
        <w:rPr>
          <w:sz w:val="24"/>
          <w:szCs w:val="24"/>
        </w:rPr>
        <w:t xml:space="preserve">to </w:t>
      </w:r>
      <w:r>
        <w:rPr>
          <w:sz w:val="24"/>
          <w:szCs w:val="24"/>
        </w:rPr>
        <w:t xml:space="preserve">distribute attention promotes distributing choices </w:t>
      </w:r>
      <w:r w:rsidR="00080DE2">
        <w:rPr>
          <w:sz w:val="24"/>
          <w:szCs w:val="24"/>
        </w:rPr>
        <w:t xml:space="preserve">across </w:t>
      </w:r>
      <w:ins w:id="82" w:author="Nate Blanco" w:date="2019-09-09T07:25:00Z">
        <w:r w:rsidR="00BF79E6">
          <w:rPr>
            <w:sz w:val="24"/>
            <w:szCs w:val="24"/>
          </w:rPr>
          <w:t>available</w:t>
        </w:r>
      </w:ins>
      <w:del w:id="83" w:author="Nate Blanco" w:date="2019-09-09T07:25:00Z">
        <w:r w:rsidR="00080DE2" w:rsidDel="00BF79E6">
          <w:rPr>
            <w:sz w:val="24"/>
            <w:szCs w:val="24"/>
          </w:rPr>
          <w:delText>the</w:delText>
        </w:r>
      </w:del>
      <w:r w:rsidR="00080DE2">
        <w:rPr>
          <w:sz w:val="24"/>
          <w:szCs w:val="24"/>
        </w:rPr>
        <w:t xml:space="preserve"> options. </w:t>
      </w:r>
      <w:ins w:id="84" w:author="Nate Blanco" w:date="2019-09-09T07:40:00Z">
        <w:r w:rsidR="00694255">
          <w:rPr>
            <w:sz w:val="24"/>
            <w:szCs w:val="24"/>
          </w:rPr>
          <w:t xml:space="preserve">In the same way that attention shifts over time and is less likely to return to recently focused items, less recently chosen or attended options may become increasingly appealing over time. </w:t>
        </w:r>
      </w:ins>
      <w:moveToRangeStart w:id="85" w:author="Nate Blanco" w:date="2019-09-09T07:41:00Z" w:name="move18907303"/>
      <w:moveTo w:id="86" w:author="Nate Blanco" w:date="2019-09-09T07:41:00Z">
        <w:r w:rsidR="00694255">
          <w:rPr>
            <w:sz w:val="24"/>
            <w:szCs w:val="24"/>
          </w:rPr>
          <w:t>Th</w:t>
        </w:r>
        <w:del w:id="87" w:author="Nate Blanco" w:date="2019-09-09T07:41:00Z">
          <w:r w:rsidR="00694255" w:rsidDel="00694255">
            <w:rPr>
              <w:sz w:val="24"/>
              <w:szCs w:val="24"/>
            </w:rPr>
            <w:delText xml:space="preserve">ese two </w:delText>
          </w:r>
        </w:del>
      </w:moveTo>
      <w:ins w:id="88" w:author="Nate Blanco" w:date="2019-09-09T07:41:00Z">
        <w:r w:rsidR="00694255">
          <w:rPr>
            <w:sz w:val="24"/>
            <w:szCs w:val="24"/>
          </w:rPr>
          <w:t xml:space="preserve">is </w:t>
        </w:r>
      </w:ins>
      <w:moveTo w:id="89" w:author="Nate Blanco" w:date="2019-09-09T07:41:00Z">
        <w:r w:rsidR="00694255">
          <w:rPr>
            <w:sz w:val="24"/>
            <w:szCs w:val="24"/>
          </w:rPr>
          <w:t>tendenc</w:t>
        </w:r>
      </w:moveTo>
      <w:ins w:id="90" w:author="Nate Blanco" w:date="2019-09-09T07:41:00Z">
        <w:r w:rsidR="00694255">
          <w:rPr>
            <w:sz w:val="24"/>
            <w:szCs w:val="24"/>
          </w:rPr>
          <w:t>y, therefore,</w:t>
        </w:r>
      </w:ins>
      <w:moveTo w:id="91" w:author="Nate Blanco" w:date="2019-09-09T07:41:00Z">
        <w:del w:id="92" w:author="Nate Blanco" w:date="2019-09-09T07:41:00Z">
          <w:r w:rsidR="00694255" w:rsidDel="00694255">
            <w:rPr>
              <w:sz w:val="24"/>
              <w:szCs w:val="24"/>
            </w:rPr>
            <w:delText>ies</w:delText>
          </w:r>
        </w:del>
        <w:r w:rsidR="00694255">
          <w:rPr>
            <w:sz w:val="24"/>
            <w:szCs w:val="24"/>
          </w:rPr>
          <w:t xml:space="preserve"> may enable systematic (i.e., non-random) exploration in the Baseline condition.</w:t>
        </w:r>
      </w:moveTo>
      <w:moveToRangeEnd w:id="85"/>
      <w:ins w:id="93" w:author="Nate Blanco" w:date="2019-09-09T07:42:00Z">
        <w:r w:rsidR="00694255">
          <w:rPr>
            <w:sz w:val="24"/>
            <w:szCs w:val="24"/>
          </w:rPr>
          <w:t xml:space="preserve"> </w:t>
        </w:r>
      </w:ins>
      <w:ins w:id="94" w:author="Nate Blanco" w:date="2019-09-09T07:40:00Z">
        <w:r w:rsidR="00694255">
          <w:rPr>
            <w:sz w:val="24"/>
            <w:szCs w:val="24"/>
          </w:rPr>
          <w:t>In adults</w:t>
        </w:r>
      </w:ins>
      <w:ins w:id="95" w:author="Vladimir M. Sloutsky" w:date="2019-09-09T11:31:00Z">
        <w:r w:rsidR="00B159E5">
          <w:rPr>
            <w:sz w:val="24"/>
            <w:szCs w:val="24"/>
          </w:rPr>
          <w:t>, the decision</w:t>
        </w:r>
      </w:ins>
      <w:ins w:id="96" w:author="Nate Blanco" w:date="2019-09-09T07:40:00Z">
        <w:del w:id="97" w:author="Vladimir M. Sloutsky" w:date="2019-09-09T11:31:00Z">
          <w:r w:rsidR="00694255" w:rsidDel="00B159E5">
            <w:rPr>
              <w:sz w:val="24"/>
              <w:szCs w:val="24"/>
            </w:rPr>
            <w:delText xml:space="preserve"> this</w:delText>
          </w:r>
        </w:del>
        <w:r w:rsidR="00694255">
          <w:rPr>
            <w:sz w:val="24"/>
            <w:szCs w:val="24"/>
          </w:rPr>
          <w:t xml:space="preserve"> process is </w:t>
        </w:r>
        <w:del w:id="98" w:author="Vladimir M. Sloutsky" w:date="2019-09-09T11:31:00Z">
          <w:r w:rsidR="00694255" w:rsidDel="00B159E5">
            <w:rPr>
              <w:sz w:val="24"/>
              <w:szCs w:val="24"/>
            </w:rPr>
            <w:delText>overshadowed</w:delText>
          </w:r>
        </w:del>
      </w:ins>
      <w:ins w:id="99" w:author="Vladimir M. Sloutsky" w:date="2019-09-09T11:31:00Z">
        <w:r w:rsidR="00B159E5">
          <w:rPr>
            <w:sz w:val="24"/>
            <w:szCs w:val="24"/>
          </w:rPr>
          <w:t>tied to</w:t>
        </w:r>
      </w:ins>
      <w:ins w:id="100" w:author="Nate Blanco" w:date="2019-09-09T07:40:00Z">
        <w:r w:rsidR="00694255">
          <w:rPr>
            <w:sz w:val="24"/>
            <w:szCs w:val="24"/>
          </w:rPr>
          <w:t xml:space="preserve"> </w:t>
        </w:r>
        <w:del w:id="101" w:author="Vladimir M. Sloutsky" w:date="2019-09-09T11:31:00Z">
          <w:r w:rsidR="00694255" w:rsidDel="00B159E5">
            <w:rPr>
              <w:sz w:val="24"/>
              <w:szCs w:val="24"/>
            </w:rPr>
            <w:delText xml:space="preserve">by </w:delText>
          </w:r>
        </w:del>
        <w:r w:rsidR="00694255">
          <w:rPr>
            <w:sz w:val="24"/>
            <w:szCs w:val="24"/>
          </w:rPr>
          <w:t xml:space="preserve">focusing on highly rewarding options, while children continue shifting attention (and choices) rather than </w:t>
        </w:r>
        <w:del w:id="102" w:author="Vladimir M. Sloutsky" w:date="2019-09-09T11:32:00Z">
          <w:r w:rsidR="00694255" w:rsidDel="00B159E5">
            <w:rPr>
              <w:sz w:val="24"/>
              <w:szCs w:val="24"/>
            </w:rPr>
            <w:delText>focusing</w:delText>
          </w:r>
        </w:del>
      </w:ins>
      <w:ins w:id="103" w:author="Vladimir M. Sloutsky" w:date="2019-09-09T11:32:00Z">
        <w:r w:rsidR="00B159E5">
          <w:rPr>
            <w:sz w:val="24"/>
            <w:szCs w:val="24"/>
          </w:rPr>
          <w:t>attending</w:t>
        </w:r>
      </w:ins>
      <w:ins w:id="104" w:author="Nate Blanco" w:date="2019-09-09T07:40:00Z">
        <w:r w:rsidR="00694255">
          <w:rPr>
            <w:sz w:val="24"/>
            <w:szCs w:val="24"/>
          </w:rPr>
          <w:t xml:space="preserve"> selectively. </w:t>
        </w:r>
      </w:ins>
      <w:del w:id="105" w:author="Nate Blanco" w:date="2019-09-09T07:40:00Z">
        <w:r w:rsidR="00080DE2" w:rsidDel="00694255">
          <w:rPr>
            <w:sz w:val="24"/>
            <w:szCs w:val="24"/>
          </w:rPr>
          <w:delText>At the same time, some form of novelty preference make</w:delText>
        </w:r>
        <w:r w:rsidR="00517662" w:rsidDel="00694255">
          <w:rPr>
            <w:sz w:val="24"/>
            <w:szCs w:val="24"/>
          </w:rPr>
          <w:delText>s</w:delText>
        </w:r>
        <w:r w:rsidR="00080DE2" w:rsidDel="00694255">
          <w:rPr>
            <w:sz w:val="24"/>
            <w:szCs w:val="24"/>
          </w:rPr>
          <w:delText xml:space="preserve"> it </w:delText>
        </w:r>
      </w:del>
      <w:del w:id="106" w:author="Nate Blanco" w:date="2019-09-08T03:26:00Z">
        <w:r w:rsidR="00080DE2" w:rsidDel="00EA368D">
          <w:rPr>
            <w:sz w:val="24"/>
            <w:szCs w:val="24"/>
          </w:rPr>
          <w:delText>relativ</w:delText>
        </w:r>
        <w:r w:rsidR="00517662" w:rsidDel="00EA368D">
          <w:rPr>
            <w:sz w:val="24"/>
            <w:szCs w:val="24"/>
          </w:rPr>
          <w:delText xml:space="preserve">ely </w:delText>
        </w:r>
      </w:del>
      <w:del w:id="107" w:author="Nate Blanco" w:date="2019-09-09T07:40:00Z">
        <w:r w:rsidR="00517662" w:rsidDel="00694255">
          <w:rPr>
            <w:sz w:val="24"/>
            <w:szCs w:val="24"/>
          </w:rPr>
          <w:delText>unlikely that</w:delText>
        </w:r>
      </w:del>
      <w:del w:id="108" w:author="Nate Blanco" w:date="2019-09-08T03:27:00Z">
        <w:r w:rsidR="00517662" w:rsidDel="00EA368D">
          <w:rPr>
            <w:sz w:val="24"/>
            <w:szCs w:val="24"/>
          </w:rPr>
          <w:delText xml:space="preserve">, on a given trial, </w:delText>
        </w:r>
      </w:del>
      <w:del w:id="109" w:author="Nate Blanco" w:date="2019-09-09T07:40:00Z">
        <w:r w:rsidR="00517662" w:rsidDel="00694255">
          <w:rPr>
            <w:sz w:val="24"/>
            <w:szCs w:val="24"/>
          </w:rPr>
          <w:delText xml:space="preserve">they would select recently selected option. </w:delText>
        </w:r>
      </w:del>
      <w:moveFromRangeStart w:id="110" w:author="Nate Blanco" w:date="2019-09-09T07:41:00Z" w:name="move18907303"/>
      <w:moveFrom w:id="111" w:author="Nate Blanco" w:date="2019-09-09T07:41:00Z">
        <w:r w:rsidR="00517662" w:rsidDel="00694255">
          <w:rPr>
            <w:sz w:val="24"/>
            <w:szCs w:val="24"/>
          </w:rPr>
          <w:t xml:space="preserve">These two tendencies may enable </w:t>
        </w:r>
        <w:r w:rsidDel="00694255">
          <w:rPr>
            <w:sz w:val="24"/>
            <w:szCs w:val="24"/>
          </w:rPr>
          <w:t xml:space="preserve">systematic </w:t>
        </w:r>
        <w:r w:rsidR="00517662" w:rsidDel="00694255">
          <w:rPr>
            <w:sz w:val="24"/>
            <w:szCs w:val="24"/>
          </w:rPr>
          <w:t xml:space="preserve">(i.e., non-random) </w:t>
        </w:r>
        <w:r w:rsidDel="00694255">
          <w:rPr>
            <w:sz w:val="24"/>
            <w:szCs w:val="24"/>
          </w:rPr>
          <w:t>exploration</w:t>
        </w:r>
        <w:r w:rsidR="00517662" w:rsidDel="00694255">
          <w:rPr>
            <w:sz w:val="24"/>
            <w:szCs w:val="24"/>
          </w:rPr>
          <w:t xml:space="preserve"> in the Baseline condition</w:t>
        </w:r>
        <w:r w:rsidDel="00694255">
          <w:rPr>
            <w:sz w:val="24"/>
            <w:szCs w:val="24"/>
          </w:rPr>
          <w:t xml:space="preserve">. </w:t>
        </w:r>
      </w:moveFrom>
      <w:moveFromRangeEnd w:id="110"/>
    </w:p>
    <w:p w:rsidR="00517662" w:rsidRDefault="00517662" w:rsidP="00517662">
      <w:pPr>
        <w:spacing w:line="480" w:lineRule="auto"/>
        <w:ind w:firstLine="720"/>
        <w:rPr>
          <w:sz w:val="24"/>
          <w:szCs w:val="24"/>
        </w:rPr>
      </w:pPr>
      <w:del w:id="112" w:author="Nate Blanco" w:date="2019-09-08T03:30:00Z">
        <w:r w:rsidDel="00EA368D">
          <w:rPr>
            <w:sz w:val="24"/>
            <w:szCs w:val="24"/>
          </w:rPr>
          <w:delText>Furthermore</w:delText>
        </w:r>
      </w:del>
      <w:ins w:id="113" w:author="Nate Blanco" w:date="2019-09-08T03:30:00Z">
        <w:r w:rsidR="00EA368D">
          <w:rPr>
            <w:sz w:val="24"/>
            <w:szCs w:val="24"/>
          </w:rPr>
          <w:t>Therefore</w:t>
        </w:r>
      </w:ins>
      <w:r>
        <w:rPr>
          <w:sz w:val="24"/>
          <w:szCs w:val="24"/>
        </w:rPr>
        <w:t>, i</w:t>
      </w:r>
      <w:r w:rsidR="00CF12E6">
        <w:rPr>
          <w:sz w:val="24"/>
          <w:szCs w:val="24"/>
        </w:rPr>
        <w:t xml:space="preserve">f altering </w:t>
      </w:r>
      <w:del w:id="114" w:author="Nate Blanco" w:date="2019-09-08T03:30:00Z">
        <w:r w:rsidR="00CF12E6" w:rsidDel="00EA368D">
          <w:rPr>
            <w:sz w:val="24"/>
            <w:szCs w:val="24"/>
          </w:rPr>
          <w:delText xml:space="preserve">the </w:delText>
        </w:r>
      </w:del>
      <w:ins w:id="115" w:author="Nate Blanco" w:date="2019-09-08T03:30:00Z">
        <w:r w:rsidR="00EA368D">
          <w:rPr>
            <w:sz w:val="24"/>
            <w:szCs w:val="24"/>
          </w:rPr>
          <w:t xml:space="preserve">children’s </w:t>
        </w:r>
      </w:ins>
      <w:r w:rsidR="00CF12E6">
        <w:rPr>
          <w:sz w:val="24"/>
          <w:szCs w:val="24"/>
        </w:rPr>
        <w:t xml:space="preserve">attentional pattern through bottom-up capture of attention also </w:t>
      </w:r>
      <w:r>
        <w:rPr>
          <w:sz w:val="24"/>
          <w:szCs w:val="24"/>
        </w:rPr>
        <w:t>affects</w:t>
      </w:r>
      <w:r w:rsidR="00CF12E6">
        <w:rPr>
          <w:sz w:val="24"/>
          <w:szCs w:val="24"/>
        </w:rPr>
        <w:t xml:space="preserve"> exploratory behavior, we would be able to infer a strong connection between attention and exploratory behavior early in development. In contrast, if attention is not a causal factor in</w:t>
      </w:r>
      <w:r w:rsidR="003B05C4">
        <w:rPr>
          <w:sz w:val="24"/>
          <w:szCs w:val="24"/>
        </w:rPr>
        <w:t xml:space="preserve"> children’s</w:t>
      </w:r>
      <w:r w:rsidR="00CF12E6">
        <w:rPr>
          <w:sz w:val="24"/>
          <w:szCs w:val="24"/>
        </w:rPr>
        <w:t xml:space="preserve"> exploratory behavior, manipulating attention should lead to little or no change in </w:t>
      </w:r>
      <w:r w:rsidR="003B05C4">
        <w:rPr>
          <w:sz w:val="24"/>
          <w:szCs w:val="24"/>
        </w:rPr>
        <w:t xml:space="preserve">their choices. </w:t>
      </w:r>
    </w:p>
    <w:p w:rsidR="00CF12E6" w:rsidRPr="006A53ED" w:rsidRDefault="006A53ED" w:rsidP="00517662">
      <w:pPr>
        <w:spacing w:line="480" w:lineRule="auto"/>
        <w:ind w:firstLine="720"/>
        <w:rPr>
          <w:sz w:val="24"/>
          <w:szCs w:val="24"/>
        </w:rPr>
      </w:pPr>
      <w:r>
        <w:rPr>
          <w:sz w:val="24"/>
          <w:szCs w:val="24"/>
        </w:rPr>
        <w:t xml:space="preserve">More specifically, in the Baseline condition we predicted that most children would engage in systematic choice patterns (Blanco &amp; Sloutsky, 2019 </w:t>
      </w:r>
      <w:proofErr w:type="spellStart"/>
      <w:r>
        <w:rPr>
          <w:i/>
          <w:iCs/>
          <w:sz w:val="24"/>
          <w:szCs w:val="24"/>
        </w:rPr>
        <w:t>P</w:t>
      </w:r>
      <w:ins w:id="116" w:author="Nate Blanco" w:date="2019-09-07T13:21:00Z">
        <w:r w:rsidR="006E7708">
          <w:rPr>
            <w:i/>
            <w:iCs/>
            <w:sz w:val="24"/>
            <w:szCs w:val="24"/>
          </w:rPr>
          <w:t>syArXiv</w:t>
        </w:r>
      </w:ins>
      <w:proofErr w:type="spellEnd"/>
      <w:del w:id="117" w:author="Nate Blanco" w:date="2019-09-07T13:21:00Z">
        <w:r w:rsidDel="006E7708">
          <w:rPr>
            <w:i/>
            <w:iCs/>
            <w:sz w:val="24"/>
            <w:szCs w:val="24"/>
          </w:rPr>
          <w:delText>reprint</w:delText>
        </w:r>
      </w:del>
      <w:r>
        <w:rPr>
          <w:sz w:val="24"/>
          <w:szCs w:val="24"/>
        </w:rPr>
        <w:t xml:space="preserve">), with few children exploiting the </w:t>
      </w:r>
      <w:r w:rsidR="00F45054">
        <w:rPr>
          <w:sz w:val="24"/>
          <w:szCs w:val="24"/>
        </w:rPr>
        <w:t>best</w:t>
      </w:r>
      <w:r>
        <w:rPr>
          <w:sz w:val="24"/>
          <w:szCs w:val="24"/>
        </w:rPr>
        <w:t xml:space="preserve"> option. Our main prediction was that</w:t>
      </w:r>
      <w:r w:rsidR="00DB1A67">
        <w:rPr>
          <w:sz w:val="24"/>
          <w:szCs w:val="24"/>
        </w:rPr>
        <w:t xml:space="preserve"> this systematic pattern </w:t>
      </w:r>
      <w:r w:rsidR="00F45054">
        <w:rPr>
          <w:sz w:val="24"/>
          <w:szCs w:val="24"/>
        </w:rPr>
        <w:t>w</w:t>
      </w:r>
      <w:r w:rsidR="00DB1A67">
        <w:rPr>
          <w:sz w:val="24"/>
          <w:szCs w:val="24"/>
        </w:rPr>
        <w:t xml:space="preserve">ould be disrupted </w:t>
      </w:r>
      <w:r>
        <w:rPr>
          <w:sz w:val="24"/>
          <w:szCs w:val="24"/>
        </w:rPr>
        <w:t xml:space="preserve">in both the Congruent and Competition conditions. </w:t>
      </w:r>
    </w:p>
    <w:p w:rsidR="00553258" w:rsidRDefault="00F45054" w:rsidP="006A53ED">
      <w:pPr>
        <w:spacing w:line="480" w:lineRule="auto"/>
        <w:ind w:firstLine="720"/>
        <w:rPr>
          <w:sz w:val="24"/>
          <w:szCs w:val="24"/>
        </w:rPr>
      </w:pPr>
      <w:r>
        <w:rPr>
          <w:sz w:val="24"/>
          <w:szCs w:val="24"/>
        </w:rPr>
        <w:t>The exact role of saliency on choices could follow several possible patterns</w:t>
      </w:r>
      <w:r w:rsidR="00DB1A67">
        <w:rPr>
          <w:sz w:val="24"/>
          <w:szCs w:val="24"/>
        </w:rPr>
        <w:t xml:space="preserve">. </w:t>
      </w:r>
      <w:r w:rsidR="00941BA1">
        <w:rPr>
          <w:sz w:val="24"/>
          <w:szCs w:val="24"/>
        </w:rPr>
        <w:t xml:space="preserve">One possibility </w:t>
      </w:r>
      <w:r w:rsidR="00DB1A67">
        <w:rPr>
          <w:sz w:val="24"/>
          <w:szCs w:val="24"/>
        </w:rPr>
        <w:t>wa</w:t>
      </w:r>
      <w:r w:rsidR="00941BA1">
        <w:rPr>
          <w:sz w:val="24"/>
          <w:szCs w:val="24"/>
        </w:rPr>
        <w:t>s that children’s choices w</w:t>
      </w:r>
      <w:r w:rsidR="00DB1A67">
        <w:rPr>
          <w:sz w:val="24"/>
          <w:szCs w:val="24"/>
        </w:rPr>
        <w:t>ould</w:t>
      </w:r>
      <w:r w:rsidR="00941BA1">
        <w:rPr>
          <w:sz w:val="24"/>
          <w:szCs w:val="24"/>
        </w:rPr>
        <w:t xml:space="preserve"> be driven by largely by saliency, </w:t>
      </w:r>
      <w:r>
        <w:rPr>
          <w:sz w:val="24"/>
          <w:szCs w:val="24"/>
        </w:rPr>
        <w:t>leading them to</w:t>
      </w:r>
      <w:r w:rsidR="00941BA1">
        <w:rPr>
          <w:sz w:val="24"/>
          <w:szCs w:val="24"/>
        </w:rPr>
        <w:t xml:space="preserve"> select the most salient option regardless of </w:t>
      </w:r>
      <w:r w:rsidR="00553258">
        <w:rPr>
          <w:sz w:val="24"/>
          <w:szCs w:val="24"/>
        </w:rPr>
        <w:t>its</w:t>
      </w:r>
      <w:r w:rsidR="00941BA1">
        <w:rPr>
          <w:sz w:val="24"/>
          <w:szCs w:val="24"/>
        </w:rPr>
        <w:t xml:space="preserve"> </w:t>
      </w:r>
      <w:r>
        <w:rPr>
          <w:sz w:val="24"/>
          <w:szCs w:val="24"/>
        </w:rPr>
        <w:t xml:space="preserve">reward </w:t>
      </w:r>
      <w:r w:rsidR="00941BA1">
        <w:rPr>
          <w:sz w:val="24"/>
          <w:szCs w:val="24"/>
        </w:rPr>
        <w:t>value. Another hypothesis is that saliency w</w:t>
      </w:r>
      <w:r w:rsidR="00DB1A67">
        <w:rPr>
          <w:sz w:val="24"/>
          <w:szCs w:val="24"/>
        </w:rPr>
        <w:t>ould</w:t>
      </w:r>
      <w:r w:rsidR="00941BA1">
        <w:rPr>
          <w:sz w:val="24"/>
          <w:szCs w:val="24"/>
        </w:rPr>
        <w:t xml:space="preserve"> instead act as a learning or memory cue, leading to faster learning to prioritize the salient option in the Congruent condition and to avoid </w:t>
      </w:r>
      <w:r>
        <w:rPr>
          <w:sz w:val="24"/>
          <w:szCs w:val="24"/>
        </w:rPr>
        <w:t>it</w:t>
      </w:r>
      <w:r w:rsidR="00941BA1">
        <w:rPr>
          <w:sz w:val="24"/>
          <w:szCs w:val="24"/>
        </w:rPr>
        <w:t xml:space="preserve"> in the Competition condition.</w:t>
      </w:r>
      <w:r w:rsidR="00553258">
        <w:rPr>
          <w:sz w:val="24"/>
          <w:szCs w:val="24"/>
        </w:rPr>
        <w:t xml:space="preserve"> In contrast, small to no effects of saliency were expected in adults, who were expected to maximize reward, exploiting the high value option in all conditions.</w:t>
      </w:r>
    </w:p>
    <w:p w:rsidR="00822371" w:rsidRDefault="00822371" w:rsidP="00822371">
      <w:pPr>
        <w:spacing w:line="480" w:lineRule="auto"/>
        <w:ind w:firstLine="720"/>
        <w:jc w:val="center"/>
        <w:rPr>
          <w:b/>
          <w:sz w:val="24"/>
          <w:szCs w:val="24"/>
        </w:rPr>
      </w:pPr>
      <w:r>
        <w:rPr>
          <w:b/>
          <w:sz w:val="24"/>
          <w:szCs w:val="24"/>
        </w:rPr>
        <w:t>Method</w:t>
      </w:r>
    </w:p>
    <w:p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age=5</w:t>
      </w:r>
      <w:r w:rsidR="002354F1">
        <w:rPr>
          <w:sz w:val="24"/>
          <w:szCs w:val="24"/>
        </w:rPr>
        <w:t>7</w:t>
      </w:r>
      <w:r w:rsidRPr="00822371">
        <w:rPr>
          <w:sz w:val="24"/>
          <w:szCs w:val="24"/>
        </w:rPr>
        <w:t xml:space="preserve"> months</w:t>
      </w:r>
      <w:r w:rsidR="00475171">
        <w:rPr>
          <w:sz w:val="24"/>
          <w:szCs w:val="24"/>
        </w:rPr>
        <w:t>;</w:t>
      </w:r>
      <w:r w:rsidR="0055457D">
        <w:rPr>
          <w:sz w:val="24"/>
          <w:szCs w:val="24"/>
        </w:rPr>
        <w:t xml:space="preserve"> age range=48-69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002D196E">
        <w:rPr>
          <w:sz w:val="24"/>
          <w:szCs w:val="24"/>
        </w:rPr>
        <w:t>, 52 boys</w:t>
      </w:r>
      <w:r w:rsidRPr="00822371">
        <w:rPr>
          <w:sz w:val="24"/>
          <w:szCs w:val="24"/>
        </w:rPr>
        <w:t>) pa</w:t>
      </w:r>
      <w:r w:rsidR="00475171">
        <w:rPr>
          <w:sz w:val="24"/>
          <w:szCs w:val="24"/>
        </w:rPr>
        <w:t>rticipated in the experiment: 36</w:t>
      </w:r>
      <w:r w:rsidRPr="00822371">
        <w:rPr>
          <w:sz w:val="24"/>
          <w:szCs w:val="24"/>
        </w:rPr>
        <w:t xml:space="preserve"> in the </w:t>
      </w:r>
      <w:r w:rsidR="00130A73">
        <w:rPr>
          <w:sz w:val="24"/>
          <w:szCs w:val="24"/>
        </w:rPr>
        <w:t>B</w:t>
      </w:r>
      <w:r w:rsidRPr="00822371">
        <w:rPr>
          <w:sz w:val="24"/>
          <w:szCs w:val="24"/>
        </w:rPr>
        <w:t>aseline</w:t>
      </w:r>
      <w:r w:rsidR="009F1461">
        <w:rPr>
          <w:sz w:val="24"/>
          <w:szCs w:val="24"/>
        </w:rPr>
        <w:t>, 37</w:t>
      </w:r>
      <w:r w:rsidR="009F1461" w:rsidRPr="00822371">
        <w:rPr>
          <w:sz w:val="24"/>
          <w:szCs w:val="24"/>
        </w:rPr>
        <w:t xml:space="preserve"> in the </w:t>
      </w:r>
      <w:r w:rsidR="009F1461">
        <w:rPr>
          <w:sz w:val="24"/>
          <w:szCs w:val="24"/>
        </w:rPr>
        <w:t xml:space="preserve">Competition, </w:t>
      </w:r>
      <w:ins w:id="118" w:author="Vladimir M. Sloutsky" w:date="2019-09-09T11:39:00Z">
        <w:r w:rsidR="00C357EB">
          <w:rPr>
            <w:sz w:val="24"/>
            <w:szCs w:val="24"/>
          </w:rPr>
          <w:t xml:space="preserve">and </w:t>
        </w:r>
      </w:ins>
      <w:r w:rsidR="009F1461">
        <w:rPr>
          <w:sz w:val="24"/>
          <w:szCs w:val="24"/>
        </w:rPr>
        <w:t>37</w:t>
      </w:r>
      <w:r w:rsidR="009F1461" w:rsidRPr="00822371">
        <w:rPr>
          <w:sz w:val="24"/>
          <w:szCs w:val="24"/>
        </w:rPr>
        <w:t xml:space="preserve"> in t</w:t>
      </w:r>
      <w:r w:rsidR="009F1461">
        <w:rPr>
          <w:sz w:val="24"/>
          <w:szCs w:val="24"/>
        </w:rPr>
        <w:t>he Congruent</w:t>
      </w:r>
      <w:r w:rsidRPr="00822371">
        <w:rPr>
          <w:sz w:val="24"/>
          <w:szCs w:val="24"/>
        </w:rPr>
        <w:t xml:space="preserve"> condition</w:t>
      </w:r>
      <w:r w:rsidR="00E708C1">
        <w:rPr>
          <w:sz w:val="24"/>
          <w:szCs w:val="24"/>
        </w:rPr>
        <w:t>s</w:t>
      </w:r>
      <w:r w:rsidRPr="00822371">
        <w:rPr>
          <w:sz w:val="24"/>
          <w:szCs w:val="24"/>
        </w:rPr>
        <w:t>.</w:t>
      </w:r>
      <w:r w:rsidR="00EE7322">
        <w:rPr>
          <w:sz w:val="24"/>
          <w:szCs w:val="24"/>
        </w:rPr>
        <w:t xml:space="preserve"> </w:t>
      </w:r>
      <w:r w:rsidR="00894263">
        <w:rPr>
          <w:sz w:val="24"/>
          <w:szCs w:val="24"/>
        </w:rPr>
        <w:t xml:space="preserve">Children </w:t>
      </w:r>
      <w:r w:rsidR="00470D8E">
        <w:rPr>
          <w:sz w:val="24"/>
          <w:szCs w:val="24"/>
        </w:rPr>
        <w:t>did not differ</w:t>
      </w:r>
      <w:r w:rsidR="00894263">
        <w:rPr>
          <w:sz w:val="24"/>
          <w:szCs w:val="24"/>
        </w:rPr>
        <w:t xml:space="preserve"> by condition</w:t>
      </w:r>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2,107)=2.01,</w:t>
      </w:r>
      <w:r w:rsidR="005F4CA6">
        <w:rPr>
          <w:sz w:val="24"/>
          <w:szCs w:val="24"/>
        </w:rPr>
        <w:t xml:space="preserve"> </w:t>
      </w:r>
      <w:r w:rsidR="00470D8E">
        <w:rPr>
          <w:i/>
          <w:iCs/>
          <w:sz w:val="24"/>
          <w:szCs w:val="24"/>
        </w:rPr>
        <w:t>p</w:t>
      </w:r>
      <w:r w:rsidR="00470D8E">
        <w:rPr>
          <w:sz w:val="24"/>
          <w:szCs w:val="24"/>
        </w:rPr>
        <w:t xml:space="preserve">=0.139, </w:t>
      </w:r>
      <w:r w:rsidR="00470D8E" w:rsidRPr="00576389">
        <w:rPr>
          <w:i/>
          <w:sz w:val="24"/>
          <w:szCs w:val="24"/>
        </w:rPr>
        <w:sym w:font="Symbol" w:char="F068"/>
      </w:r>
      <w:r w:rsidR="00470D8E" w:rsidRPr="00576389">
        <w:rPr>
          <w:i/>
          <w:sz w:val="24"/>
          <w:szCs w:val="24"/>
          <w:vertAlign w:val="superscript"/>
        </w:rPr>
        <w:t>2</w:t>
      </w:r>
      <w:r w:rsidR="00470D8E">
        <w:rPr>
          <w:iCs/>
          <w:sz w:val="24"/>
          <w:szCs w:val="24"/>
        </w:rPr>
        <w:t>=0.04, or gender</w:t>
      </w:r>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2</w:t>
      </w:r>
      <w:r w:rsidR="002E37C7" w:rsidRPr="0035103F">
        <w:rPr>
          <w:sz w:val="24"/>
          <w:szCs w:val="24"/>
        </w:rPr>
        <w:t>(2;</w:t>
      </w:r>
      <w:r w:rsidR="002E37C7" w:rsidRPr="0035103F">
        <w:rPr>
          <w:i/>
          <w:sz w:val="24"/>
          <w:szCs w:val="24"/>
        </w:rPr>
        <w:t>N</w:t>
      </w:r>
      <w:r w:rsidR="002E37C7" w:rsidRPr="0035103F">
        <w:rPr>
          <w:sz w:val="24"/>
          <w:szCs w:val="24"/>
        </w:rPr>
        <w:t>=</w:t>
      </w:r>
      <w:r w:rsidR="002E37C7">
        <w:rPr>
          <w:sz w:val="24"/>
          <w:szCs w:val="24"/>
        </w:rPr>
        <w:t>110</w:t>
      </w:r>
      <w:r w:rsidR="002E37C7" w:rsidRPr="0035103F">
        <w:rPr>
          <w:sz w:val="24"/>
          <w:szCs w:val="24"/>
        </w:rPr>
        <w:t>)=</w:t>
      </w:r>
      <w:r w:rsidR="002E37C7">
        <w:rPr>
          <w:sz w:val="24"/>
          <w:szCs w:val="24"/>
        </w:rPr>
        <w:t>2.01</w:t>
      </w:r>
      <w:r w:rsidR="002E37C7" w:rsidRPr="0035103F">
        <w:rPr>
          <w:sz w:val="24"/>
          <w:szCs w:val="24"/>
        </w:rPr>
        <w:t xml:space="preserve">, </w:t>
      </w:r>
      <w:r w:rsidR="002E37C7" w:rsidRPr="0035103F">
        <w:rPr>
          <w:i/>
          <w:sz w:val="24"/>
          <w:szCs w:val="24"/>
        </w:rPr>
        <w:t>p</w:t>
      </w:r>
      <w:r w:rsidR="002E37C7" w:rsidRPr="0035103F">
        <w:rPr>
          <w:sz w:val="24"/>
          <w:szCs w:val="24"/>
        </w:rPr>
        <w:t>=</w:t>
      </w:r>
      <w:r w:rsidR="002E37C7">
        <w:rPr>
          <w:sz w:val="24"/>
          <w:szCs w:val="24"/>
        </w:rPr>
        <w:t>0.367.</w:t>
      </w:r>
      <w:r w:rsidR="00894263">
        <w:rPr>
          <w:sz w:val="24"/>
          <w:szCs w:val="24"/>
        </w:rPr>
        <w:t xml:space="preserve"> </w:t>
      </w:r>
      <w:r w:rsidR="00EE7322">
        <w:rPr>
          <w:sz w:val="24"/>
          <w:szCs w:val="24"/>
        </w:rPr>
        <w:t>108 adults also participated</w:t>
      </w:r>
      <w:r w:rsidR="00CF0529">
        <w:rPr>
          <w:sz w:val="24"/>
          <w:szCs w:val="24"/>
        </w:rPr>
        <w:t xml:space="preserve"> (mean age=</w:t>
      </w:r>
      <w:r w:rsidR="00DE7866">
        <w:rPr>
          <w:sz w:val="24"/>
          <w:szCs w:val="24"/>
        </w:rPr>
        <w:t>19</w:t>
      </w:r>
      <w:r w:rsidR="00CF0529">
        <w:rPr>
          <w:sz w:val="24"/>
          <w:szCs w:val="24"/>
        </w:rPr>
        <w:t xml:space="preserve"> years;</w:t>
      </w:r>
      <w:r w:rsidR="00662649">
        <w:rPr>
          <w:sz w:val="24"/>
          <w:szCs w:val="24"/>
        </w:rPr>
        <w:t xml:space="preserve"> age range=18-29 years;</w:t>
      </w:r>
      <w:r w:rsidR="00CF0529">
        <w:rPr>
          <w:sz w:val="24"/>
          <w:szCs w:val="24"/>
        </w:rPr>
        <w:t xml:space="preserve"> 60 women</w:t>
      </w:r>
      <w:r w:rsidR="00A565C1">
        <w:rPr>
          <w:sz w:val="24"/>
          <w:szCs w:val="24"/>
        </w:rPr>
        <w:t>, 45 men, 3 other responses</w:t>
      </w:r>
      <w:r w:rsidR="00CF0529">
        <w:rPr>
          <w:sz w:val="24"/>
          <w:szCs w:val="24"/>
        </w:rPr>
        <w:t>)</w:t>
      </w:r>
      <w:r w:rsidR="00EE7322">
        <w:rPr>
          <w:sz w:val="24"/>
          <w:szCs w:val="24"/>
        </w:rPr>
        <w:t xml:space="preserve">: </w:t>
      </w:r>
      <w:r w:rsidR="009F1461">
        <w:rPr>
          <w:sz w:val="24"/>
          <w:szCs w:val="24"/>
        </w:rPr>
        <w:t xml:space="preserve">37 in the Baseline, 34 in the Competition, and </w:t>
      </w:r>
      <w:r w:rsidR="00EE7322">
        <w:rPr>
          <w:sz w:val="24"/>
          <w:szCs w:val="24"/>
        </w:rPr>
        <w:t>37 in the Congruent</w:t>
      </w:r>
      <w:r w:rsidR="003B05C4">
        <w:rPr>
          <w:sz w:val="24"/>
          <w:szCs w:val="24"/>
        </w:rPr>
        <w:t xml:space="preserve"> conditions</w:t>
      </w:r>
      <w:r w:rsidR="00EE7322">
        <w:rPr>
          <w:sz w:val="24"/>
          <w:szCs w:val="24"/>
        </w:rPr>
        <w:t>.</w:t>
      </w:r>
      <w:r w:rsidRPr="00822371">
        <w:rPr>
          <w:sz w:val="24"/>
          <w:szCs w:val="24"/>
        </w:rPr>
        <w:t xml:space="preserve"> </w:t>
      </w:r>
      <w:r w:rsidR="00EE7322">
        <w:rPr>
          <w:sz w:val="24"/>
          <w:szCs w:val="24"/>
        </w:rPr>
        <w:t>Child p</w:t>
      </w:r>
      <w:r w:rsidRPr="00822371">
        <w:rPr>
          <w:sz w:val="24"/>
          <w:szCs w:val="24"/>
        </w:rPr>
        <w:t xml:space="preserve">articipants were recruited from preschools and childcare centers in the Columbus, Ohio area. </w:t>
      </w:r>
      <w:r w:rsidR="00EE7322">
        <w:rPr>
          <w:sz w:val="24"/>
          <w:szCs w:val="24"/>
        </w:rPr>
        <w:t>Adults were undergraduate students participating for course credit.</w:t>
      </w:r>
    </w:p>
    <w:p w:rsidR="00444515" w:rsidRPr="00E3010B" w:rsidRDefault="00444515" w:rsidP="00444515">
      <w:r>
        <w:rPr>
          <w:rFonts w:eastAsia="Times New Roman"/>
          <w:noProof/>
        </w:rPr>
        <w:drawing>
          <wp:inline distT="0" distB="0" distL="0" distR="0" wp14:anchorId="6D23CDE4" wp14:editId="119E9EDD">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7">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r w:rsidR="00100E1A">
        <w:rPr>
          <w:sz w:val="22"/>
          <w:szCs w:val="22"/>
        </w:rPr>
        <w:t>wa</w:t>
      </w:r>
      <w:r w:rsidRPr="00CE7767">
        <w:rPr>
          <w:sz w:val="22"/>
          <w:szCs w:val="22"/>
        </w:rPr>
        <w:t>s presented for 3 s, (C) then the next trial beg</w:t>
      </w:r>
      <w:r w:rsidR="00100E1A">
        <w:rPr>
          <w:sz w:val="22"/>
          <w:szCs w:val="22"/>
        </w:rPr>
        <w:t>an</w:t>
      </w:r>
      <w:r w:rsidRPr="00CE7767">
        <w:rPr>
          <w:sz w:val="22"/>
          <w:szCs w:val="22"/>
        </w:rPr>
        <w:t xml:space="preserve">. In the Congruent and Competition conditions one option </w:t>
      </w:r>
      <w:r w:rsidR="00100E1A">
        <w:rPr>
          <w:sz w:val="22"/>
          <w:szCs w:val="22"/>
        </w:rPr>
        <w:t>wa</w:t>
      </w:r>
      <w:r w:rsidRPr="00CE7767">
        <w:rPr>
          <w:sz w:val="22"/>
          <w:szCs w:val="22"/>
        </w:rPr>
        <w:t>s represented by a colorful image that change</w:t>
      </w:r>
      <w:r w:rsidR="00100E1A">
        <w:rPr>
          <w:sz w:val="22"/>
          <w:szCs w:val="22"/>
        </w:rPr>
        <w:t>d</w:t>
      </w:r>
      <w:r w:rsidRPr="00CE7767">
        <w:rPr>
          <w:sz w:val="22"/>
          <w:szCs w:val="22"/>
        </w:rPr>
        <w:t xml:space="preserve"> on every trial, while the other three </w:t>
      </w:r>
      <w:r w:rsidR="00100E1A">
        <w:rPr>
          <w:sz w:val="22"/>
          <w:szCs w:val="22"/>
        </w:rPr>
        <w:t>we</w:t>
      </w:r>
      <w:r w:rsidRPr="00CE7767">
        <w:rPr>
          <w:sz w:val="22"/>
          <w:szCs w:val="22"/>
        </w:rPr>
        <w:t>re represented by lower salience images that remain</w:t>
      </w:r>
      <w:r w:rsidR="00100E1A">
        <w:rPr>
          <w:sz w:val="22"/>
          <w:szCs w:val="22"/>
        </w:rPr>
        <w:t>ed</w:t>
      </w:r>
      <w:r w:rsidRPr="00CE7767">
        <w:rPr>
          <w:sz w:val="22"/>
          <w:szCs w:val="22"/>
        </w:rPr>
        <w:t xml:space="preserve"> stable across trials. In the Baseline condition, all four options </w:t>
      </w:r>
      <w:r w:rsidR="00100E1A">
        <w:rPr>
          <w:sz w:val="22"/>
          <w:szCs w:val="22"/>
        </w:rPr>
        <w:t>we</w:t>
      </w:r>
      <w:r w:rsidRPr="00CE7767">
        <w:rPr>
          <w:sz w:val="22"/>
          <w:szCs w:val="22"/>
        </w:rPr>
        <w:t>re represented by stable images of equal salience.</w:t>
      </w:r>
    </w:p>
    <w:p w:rsidR="00444515" w:rsidRDefault="00444515" w:rsidP="006934CC">
      <w:pPr>
        <w:spacing w:line="480" w:lineRule="auto"/>
        <w:ind w:firstLine="720"/>
        <w:jc w:val="left"/>
        <w:rPr>
          <w:sz w:val="24"/>
          <w:szCs w:val="24"/>
        </w:rPr>
      </w:pPr>
    </w:p>
    <w:p w:rsidR="00465E60" w:rsidRDefault="00465E60" w:rsidP="00465E60">
      <w:pPr>
        <w:spacing w:line="480" w:lineRule="auto"/>
        <w:ind w:firstLine="0"/>
        <w:jc w:val="left"/>
        <w:rPr>
          <w:sz w:val="24"/>
          <w:szCs w:val="24"/>
        </w:rPr>
      </w:pPr>
      <w:r w:rsidRPr="00822371">
        <w:rPr>
          <w:i/>
          <w:sz w:val="24"/>
          <w:szCs w:val="24"/>
        </w:rPr>
        <w:t xml:space="preserve">Procedure </w:t>
      </w:r>
    </w:p>
    <w:p w:rsidR="00C157BA" w:rsidRPr="00822371" w:rsidRDefault="006934CC" w:rsidP="006934CC">
      <w:pPr>
        <w:spacing w:line="480" w:lineRule="auto"/>
        <w:ind w:firstLine="720"/>
        <w:jc w:val="left"/>
        <w:rPr>
          <w:sz w:val="24"/>
          <w:szCs w:val="24"/>
        </w:rPr>
      </w:pPr>
      <w:r w:rsidRPr="006934CC">
        <w:rPr>
          <w:sz w:val="24"/>
          <w:szCs w:val="24"/>
        </w:rPr>
        <w:t xml:space="preserve">Participants completed a decision-making task that was a simplified version of a standard </w:t>
      </w:r>
      <w:r w:rsidRPr="006934CC">
        <w:rPr>
          <w:i/>
          <w:sz w:val="24"/>
          <w:szCs w:val="24"/>
        </w:rPr>
        <w:t>n</w:t>
      </w:r>
      <w:r w:rsidRPr="006934CC">
        <w:rPr>
          <w:sz w:val="24"/>
          <w:szCs w:val="24"/>
        </w:rPr>
        <w:t>-armed bandit task</w:t>
      </w:r>
      <w:r w:rsidR="003B05C4">
        <w:rPr>
          <w:sz w:val="24"/>
          <w:szCs w:val="24"/>
        </w:rPr>
        <w:t xml:space="preserve">, </w:t>
      </w:r>
      <w:r w:rsidRPr="006934CC">
        <w:rPr>
          <w:sz w:val="24"/>
          <w:szCs w:val="24"/>
        </w:rPr>
        <w:t xml:space="preserve">framed as a computer game in which </w:t>
      </w:r>
      <w:r>
        <w:rPr>
          <w:sz w:val="24"/>
          <w:szCs w:val="24"/>
        </w:rPr>
        <w:t>participants</w:t>
      </w:r>
      <w:r w:rsidRPr="006934CC">
        <w:rPr>
          <w:sz w:val="24"/>
          <w:szCs w:val="24"/>
        </w:rPr>
        <w:t xml:space="preserve"> asked alien creatures for </w:t>
      </w:r>
      <w:r w:rsidR="00130A73">
        <w:rPr>
          <w:sz w:val="24"/>
          <w:szCs w:val="24"/>
        </w:rPr>
        <w:t xml:space="preserve">virtual </w:t>
      </w:r>
      <w:r w:rsidRPr="006934CC">
        <w:rPr>
          <w:sz w:val="24"/>
          <w:szCs w:val="24"/>
        </w:rPr>
        <w:t xml:space="preserve">candy (Figure 1). </w:t>
      </w:r>
      <w:r w:rsidR="00822371" w:rsidRPr="00822371">
        <w:rPr>
          <w:sz w:val="24"/>
          <w:szCs w:val="24"/>
        </w:rPr>
        <w:t xml:space="preserve">The goal was to earn as much </w:t>
      </w:r>
      <w:r w:rsidR="00130A73">
        <w:rPr>
          <w:sz w:val="24"/>
          <w:szCs w:val="24"/>
        </w:rPr>
        <w:t xml:space="preserve">virtual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the four creatures</w:t>
      </w:r>
      <w:r w:rsidR="008F3C84">
        <w:rPr>
          <w:sz w:val="24"/>
          <w:szCs w:val="24"/>
        </w:rPr>
        <w:t xml:space="preserve"> </w:t>
      </w:r>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r w:rsidR="003B05C4" w:rsidRPr="003B05C4">
        <w:rPr>
          <w:sz w:val="24"/>
          <w:szCs w:val="24"/>
        </w:rPr>
        <w:t xml:space="preserve">Each creature gave a set number of candies that remained the same on every trial: 1, 2, 3, and 10 candies, respectively. </w:t>
      </w:r>
      <w:r w:rsidR="00822371" w:rsidRPr="00822371">
        <w:rPr>
          <w:sz w:val="24"/>
          <w:szCs w:val="24"/>
        </w:rPr>
        <w:t xml:space="preserve">The locations of the reward values were </w:t>
      </w:r>
      <w:r w:rsidR="003B05C4">
        <w:rPr>
          <w:sz w:val="24"/>
          <w:szCs w:val="24"/>
        </w:rPr>
        <w:t xml:space="preserve">fixed </w:t>
      </w:r>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 (Figure 1B). Then a meter that tracked the total accumulated reward was updated. Children </w:t>
      </w:r>
      <w:r w:rsidR="003B05C4">
        <w:rPr>
          <w:sz w:val="24"/>
          <w:szCs w:val="24"/>
        </w:rPr>
        <w:t xml:space="preserve">earned </w:t>
      </w:r>
      <w:r w:rsidR="00822371" w:rsidRPr="00822371">
        <w:rPr>
          <w:sz w:val="24"/>
          <w:szCs w:val="24"/>
        </w:rPr>
        <w:t xml:space="preserve">stickers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r w:rsidR="00256B47">
        <w:rPr>
          <w:sz w:val="24"/>
          <w:szCs w:val="24"/>
        </w:rPr>
        <w:t>The entire experiment took about 10</w:t>
      </w:r>
      <w:r w:rsidR="005F4A79">
        <w:rPr>
          <w:sz w:val="24"/>
          <w:szCs w:val="24"/>
        </w:rPr>
        <w:t>-15</w:t>
      </w:r>
      <w:r w:rsidR="00256B47">
        <w:rPr>
          <w:sz w:val="24"/>
          <w:szCs w:val="24"/>
        </w:rPr>
        <w:t xml:space="preserve"> minutes to complete.</w:t>
      </w:r>
    </w:p>
    <w:p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of the creatures was unequal. Specifically, three</w:t>
      </w:r>
      <w:r w:rsidRPr="00822371">
        <w:rPr>
          <w:sz w:val="24"/>
          <w:szCs w:val="24"/>
        </w:rPr>
        <w:t xml:space="preserve"> of the four creatures were simple black and 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w:t>
      </w:r>
      <w:r w:rsidR="00684428">
        <w:rPr>
          <w:sz w:val="24"/>
          <w:szCs w:val="24"/>
        </w:rPr>
        <w:t xml:space="preserve"> for the salient option</w:t>
      </w:r>
      <w:r w:rsidR="00BC6207">
        <w:rPr>
          <w:sz w:val="24"/>
          <w:szCs w:val="24"/>
        </w:rPr>
        <w:t>, so each image</w:t>
      </w:r>
      <w:r w:rsidR="003C6AC3">
        <w:rPr>
          <w:sz w:val="24"/>
          <w:szCs w:val="24"/>
        </w:rPr>
        <w:t xml:space="preserve"> appeared twice during the experiment.</w:t>
      </w:r>
      <w:r w:rsidR="00F85D60">
        <w:rPr>
          <w:sz w:val="24"/>
          <w:szCs w:val="24"/>
        </w:rPr>
        <w:t xml:space="preserve"> In the C</w:t>
      </w:r>
      <w:r w:rsidRPr="00822371">
        <w:rPr>
          <w:sz w:val="24"/>
          <w:szCs w:val="24"/>
        </w:rPr>
        <w:t>o</w:t>
      </w:r>
      <w:r w:rsidR="000C4F11">
        <w:rPr>
          <w:sz w:val="24"/>
          <w:szCs w:val="24"/>
        </w:rPr>
        <w:t>mpetition</w:t>
      </w:r>
      <w:r w:rsidRPr="00822371">
        <w:rPr>
          <w:sz w:val="24"/>
          <w:szCs w:val="24"/>
        </w:rPr>
        <w:t xml:space="preserve"> condition, the salient option was mapped to the </w:t>
      </w:r>
      <w:r w:rsidR="000C4F11">
        <w:rPr>
          <w:sz w:val="24"/>
          <w:szCs w:val="24"/>
        </w:rPr>
        <w:t>lowest</w:t>
      </w:r>
      <w:r w:rsidR="000C4F11" w:rsidRPr="00822371">
        <w:rPr>
          <w:sz w:val="24"/>
          <w:szCs w:val="24"/>
        </w:rPr>
        <w:t xml:space="preserve"> </w:t>
      </w:r>
      <w:r w:rsidRPr="00822371">
        <w:rPr>
          <w:sz w:val="24"/>
          <w:szCs w:val="24"/>
        </w:rPr>
        <w:t>reward value (1 cand</w:t>
      </w:r>
      <w:r w:rsidR="000C4F11">
        <w:rPr>
          <w:sz w:val="24"/>
          <w:szCs w:val="24"/>
        </w:rPr>
        <w:t>y</w:t>
      </w:r>
      <w:r w:rsidR="002C1FE8">
        <w:rPr>
          <w:sz w:val="24"/>
          <w:szCs w:val="24"/>
        </w:rPr>
        <w:t>)</w:t>
      </w:r>
      <w:r w:rsidR="0065579F">
        <w:rPr>
          <w:sz w:val="24"/>
          <w:szCs w:val="24"/>
        </w:rPr>
        <w:t>, whereas i</w:t>
      </w:r>
      <w:r w:rsidR="002C1FE8">
        <w:rPr>
          <w:sz w:val="24"/>
          <w:szCs w:val="24"/>
        </w:rPr>
        <w:t>n the C</w:t>
      </w:r>
      <w:r w:rsidRPr="00822371">
        <w:rPr>
          <w:sz w:val="24"/>
          <w:szCs w:val="24"/>
        </w:rPr>
        <w:t>o</w:t>
      </w:r>
      <w:r w:rsidR="000C4F11">
        <w:rPr>
          <w:sz w:val="24"/>
          <w:szCs w:val="24"/>
        </w:rPr>
        <w:t>ngruent</w:t>
      </w:r>
      <w:r w:rsidRPr="00822371">
        <w:rPr>
          <w:sz w:val="24"/>
          <w:szCs w:val="24"/>
        </w:rPr>
        <w:t xml:space="preserve"> condition, the salient option was mapped to the </w:t>
      </w:r>
      <w:r w:rsidR="000C4F11">
        <w:rPr>
          <w:sz w:val="24"/>
          <w:szCs w:val="24"/>
        </w:rPr>
        <w:t>high</w:t>
      </w:r>
      <w:r w:rsidRPr="00822371">
        <w:rPr>
          <w:sz w:val="24"/>
          <w:szCs w:val="24"/>
        </w:rPr>
        <w:t>est reward value (1</w:t>
      </w:r>
      <w:r w:rsidR="000C4F11">
        <w:rPr>
          <w:sz w:val="24"/>
          <w:szCs w:val="24"/>
        </w:rPr>
        <w:t>0</w:t>
      </w:r>
      <w:r w:rsidRPr="00822371">
        <w:rPr>
          <w:sz w:val="24"/>
          <w:szCs w:val="24"/>
        </w:rPr>
        <w:t xml:space="preserve"> cand</w:t>
      </w:r>
      <w:r w:rsidR="000C4F11">
        <w:rPr>
          <w:sz w:val="24"/>
          <w:szCs w:val="24"/>
        </w:rPr>
        <w:t>ie</w:t>
      </w:r>
      <w:r w:rsidR="009932BE">
        <w:rPr>
          <w:sz w:val="24"/>
          <w:szCs w:val="24"/>
        </w:rPr>
        <w:t>s</w:t>
      </w:r>
      <w:r w:rsidRPr="00822371">
        <w:rPr>
          <w:sz w:val="24"/>
          <w:szCs w:val="24"/>
        </w:rPr>
        <w:t>)</w:t>
      </w:r>
      <w:r w:rsidR="006158DE">
        <w:rPr>
          <w:sz w:val="24"/>
          <w:szCs w:val="24"/>
        </w:rPr>
        <w:t xml:space="preserve">. </w:t>
      </w:r>
    </w:p>
    <w:p w:rsidR="00576389" w:rsidRDefault="00576389" w:rsidP="00576389">
      <w:pPr>
        <w:spacing w:line="480" w:lineRule="auto"/>
        <w:ind w:firstLine="720"/>
        <w:jc w:val="center"/>
        <w:rPr>
          <w:b/>
          <w:sz w:val="24"/>
          <w:szCs w:val="24"/>
        </w:rPr>
      </w:pPr>
      <w:r>
        <w:rPr>
          <w:b/>
          <w:sz w:val="24"/>
          <w:szCs w:val="24"/>
        </w:rPr>
        <w:t>Results</w:t>
      </w:r>
    </w:p>
    <w:p w:rsidR="000C6F65" w:rsidRPr="000C6F65" w:rsidRDefault="000C6F65" w:rsidP="000C6F65">
      <w:pPr>
        <w:spacing w:line="480" w:lineRule="auto"/>
        <w:ind w:firstLine="0"/>
        <w:jc w:val="left"/>
        <w:rPr>
          <w:i/>
          <w:sz w:val="24"/>
          <w:szCs w:val="24"/>
        </w:rPr>
      </w:pPr>
      <w:r>
        <w:rPr>
          <w:i/>
          <w:sz w:val="24"/>
          <w:szCs w:val="24"/>
        </w:rPr>
        <w:t>Choice proportions</w:t>
      </w:r>
    </w:p>
    <w:p w:rsidR="006A0C61" w:rsidRDefault="00576389" w:rsidP="00193AE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E80947">
        <w:rPr>
          <w:sz w:val="24"/>
          <w:szCs w:val="24"/>
        </w:rPr>
        <w:t xml:space="preserve">In order to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 valued option was chosen</w:t>
      </w:r>
      <w:r w:rsidR="00E80947">
        <w:rPr>
          <w:sz w:val="24"/>
          <w:szCs w:val="24"/>
        </w:rPr>
        <w:t xml:space="preserve"> across the three conditions. </w:t>
      </w:r>
      <w:r w:rsidR="006A0C61">
        <w:rPr>
          <w:sz w:val="24"/>
          <w:szCs w:val="24"/>
        </w:rPr>
        <w:t>A 3x2 (age group by condition) ANOVA revealed a main effect of age group</w:t>
      </w:r>
      <w:r w:rsidR="00CF6D83">
        <w:rPr>
          <w:sz w:val="24"/>
          <w:szCs w:val="24"/>
        </w:rPr>
        <w:t>,</w:t>
      </w:r>
      <w:r w:rsidR="006A0C61">
        <w:rPr>
          <w:sz w:val="24"/>
          <w:szCs w:val="24"/>
        </w:rPr>
        <w:t xml:space="preserve"> </w:t>
      </w:r>
      <w:r w:rsidR="00D650E1">
        <w:rPr>
          <w:i/>
          <w:iCs/>
          <w:sz w:val="24"/>
          <w:szCs w:val="24"/>
        </w:rPr>
        <w:t>F</w:t>
      </w:r>
      <w:r w:rsidR="00D650E1">
        <w:rPr>
          <w:sz w:val="24"/>
          <w:szCs w:val="24"/>
        </w:rPr>
        <w:t>(1,212)</w:t>
      </w:r>
      <w:r w:rsidR="00176855">
        <w:rPr>
          <w:sz w:val="24"/>
          <w:szCs w:val="24"/>
        </w:rPr>
        <w:t>=</w:t>
      </w:r>
      <w:r w:rsidR="00D650E1">
        <w:rPr>
          <w:sz w:val="24"/>
          <w:szCs w:val="24"/>
        </w:rPr>
        <w:t xml:space="preserve">391.93, </w:t>
      </w:r>
      <w:r w:rsidR="00D650E1">
        <w:rPr>
          <w:i/>
          <w:iCs/>
          <w:sz w:val="24"/>
          <w:szCs w:val="24"/>
        </w:rPr>
        <w:t>p</w:t>
      </w:r>
      <w:r w:rsidR="00D650E1">
        <w:rPr>
          <w:sz w:val="24"/>
          <w:szCs w:val="24"/>
        </w:rPr>
        <w:t>&lt;0.001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=0.65,</w:t>
      </w:r>
      <w:r w:rsidR="006A0C61">
        <w:rPr>
          <w:sz w:val="24"/>
          <w:szCs w:val="24"/>
        </w:rPr>
        <w:t xml:space="preserve"> a main effect of condition</w:t>
      </w:r>
      <w:r w:rsidR="00CF6D83">
        <w:rPr>
          <w:sz w:val="24"/>
          <w:szCs w:val="24"/>
        </w:rPr>
        <w:t>,</w:t>
      </w:r>
      <w:r w:rsidR="006A0C61">
        <w:rPr>
          <w:sz w:val="24"/>
          <w:szCs w:val="24"/>
        </w:rPr>
        <w:t xml:space="preserve"> </w:t>
      </w:r>
      <w:r w:rsidR="00D650E1">
        <w:rPr>
          <w:i/>
          <w:iCs/>
          <w:sz w:val="24"/>
          <w:szCs w:val="24"/>
        </w:rPr>
        <w:t>F</w:t>
      </w:r>
      <w:r w:rsidR="00D650E1">
        <w:rPr>
          <w:sz w:val="24"/>
          <w:szCs w:val="24"/>
        </w:rPr>
        <w:t xml:space="preserve">(2,212)=20.89, </w:t>
      </w:r>
      <w:r w:rsidR="00D650E1">
        <w:rPr>
          <w:i/>
          <w:iCs/>
          <w:sz w:val="24"/>
          <w:szCs w:val="24"/>
        </w:rPr>
        <w:t>p</w:t>
      </w:r>
      <w:r w:rsidR="00D650E1">
        <w:rPr>
          <w:sz w:val="24"/>
          <w:szCs w:val="24"/>
        </w:rPr>
        <w:t>&lt;0.001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=0.16,</w:t>
      </w:r>
      <w:r w:rsidR="006A0C61">
        <w:rPr>
          <w:sz w:val="24"/>
          <w:szCs w:val="24"/>
        </w:rPr>
        <w:t xml:space="preserve"> and a significant interaction</w:t>
      </w:r>
      <w:r w:rsidR="00D650E1">
        <w:rPr>
          <w:sz w:val="24"/>
          <w:szCs w:val="24"/>
        </w:rPr>
        <w:t xml:space="preserve">, </w:t>
      </w:r>
      <w:r w:rsidR="00D650E1">
        <w:rPr>
          <w:i/>
          <w:iCs/>
          <w:sz w:val="24"/>
          <w:szCs w:val="24"/>
        </w:rPr>
        <w:t>F</w:t>
      </w:r>
      <w:r w:rsidR="00D650E1">
        <w:rPr>
          <w:sz w:val="24"/>
          <w:szCs w:val="24"/>
        </w:rPr>
        <w:t xml:space="preserve">(2,212)=6.17, </w:t>
      </w:r>
      <w:r w:rsidR="00D650E1">
        <w:rPr>
          <w:i/>
          <w:iCs/>
          <w:sz w:val="24"/>
          <w:szCs w:val="24"/>
        </w:rPr>
        <w:t>p</w:t>
      </w:r>
      <w:r w:rsidR="00D650E1">
        <w:rPr>
          <w:sz w:val="24"/>
          <w:szCs w:val="24"/>
        </w:rPr>
        <w:t>=0.002</w:t>
      </w:r>
      <w:r w:rsidR="009B61D3">
        <w:rPr>
          <w:sz w:val="24"/>
          <w:szCs w:val="24"/>
        </w:rPr>
        <w:t>,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9B61D3">
        <w:rPr>
          <w:iCs/>
          <w:sz w:val="24"/>
          <w:szCs w:val="24"/>
        </w:rPr>
        <w:t>=0.06</w:t>
      </w:r>
      <w:r w:rsidR="006A0C61">
        <w:rPr>
          <w:sz w:val="24"/>
          <w:szCs w:val="24"/>
        </w:rPr>
        <w:t>.</w:t>
      </w:r>
    </w:p>
    <w:p w:rsidR="00D650E1" w:rsidRDefault="00576389" w:rsidP="00FB4C60">
      <w:pPr>
        <w:spacing w:line="480" w:lineRule="auto"/>
        <w:ind w:firstLine="720"/>
        <w:jc w:val="left"/>
        <w:rPr>
          <w:sz w:val="24"/>
          <w:szCs w:val="24"/>
        </w:rPr>
      </w:pPr>
      <w:r w:rsidRPr="00576389">
        <w:rPr>
          <w:sz w:val="24"/>
          <w:szCs w:val="24"/>
        </w:rPr>
        <w:t>ANOVA</w:t>
      </w:r>
      <w:r w:rsidR="004251E1">
        <w:rPr>
          <w:sz w:val="24"/>
          <w:szCs w:val="24"/>
        </w:rPr>
        <w:t>’s within each age group</w:t>
      </w:r>
      <w:r w:rsidRPr="00576389">
        <w:rPr>
          <w:sz w:val="24"/>
          <w:szCs w:val="24"/>
        </w:rPr>
        <w:t xml:space="preserve"> revealed significant effect</w:t>
      </w:r>
      <w:r w:rsidR="004251E1">
        <w:rPr>
          <w:sz w:val="24"/>
          <w:szCs w:val="24"/>
        </w:rPr>
        <w:t>s</w:t>
      </w:r>
      <w:r w:rsidRPr="00576389">
        <w:rPr>
          <w:sz w:val="24"/>
          <w:szCs w:val="24"/>
        </w:rPr>
        <w:t xml:space="preserve"> of condition</w:t>
      </w:r>
      <w:r w:rsidR="004251E1">
        <w:rPr>
          <w:sz w:val="24"/>
          <w:szCs w:val="24"/>
        </w:rPr>
        <w:t xml:space="preserve"> for both groups</w:t>
      </w:r>
      <w:r w:rsidR="005A17EC">
        <w:rPr>
          <w:sz w:val="24"/>
          <w:szCs w:val="24"/>
        </w:rPr>
        <w:t xml:space="preserve"> [</w:t>
      </w:r>
      <w:r w:rsidR="004251E1">
        <w:rPr>
          <w:sz w:val="24"/>
          <w:szCs w:val="24"/>
        </w:rPr>
        <w:t>children</w:t>
      </w:r>
      <w:r w:rsidR="005A17EC">
        <w:rPr>
          <w:sz w:val="24"/>
          <w:szCs w:val="24"/>
        </w:rPr>
        <w:t>:</w:t>
      </w:r>
      <w:r w:rsidRPr="00576389">
        <w:rPr>
          <w:sz w:val="24"/>
          <w:szCs w:val="24"/>
        </w:rPr>
        <w:t xml:space="preserve">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)=15</w:t>
      </w:r>
      <w:r w:rsidRPr="00576389">
        <w:rPr>
          <w:sz w:val="24"/>
          <w:szCs w:val="24"/>
        </w:rPr>
        <w:t xml:space="preserve">.40, </w:t>
      </w:r>
      <w:r w:rsidRPr="00576389">
        <w:rPr>
          <w:i/>
          <w:sz w:val="24"/>
          <w:szCs w:val="24"/>
        </w:rPr>
        <w:t>p</w:t>
      </w:r>
      <w:r w:rsidR="00176855">
        <w:rPr>
          <w:sz w:val="24"/>
          <w:szCs w:val="24"/>
        </w:rPr>
        <w:t>&lt;</w:t>
      </w:r>
      <w:r w:rsidRPr="00576389">
        <w:rPr>
          <w:sz w:val="24"/>
          <w:szCs w:val="24"/>
        </w:rPr>
        <w:t xml:space="preserve">0.001, </w:t>
      </w:r>
      <w:r w:rsidRPr="00576389">
        <w:rPr>
          <w:i/>
          <w:sz w:val="24"/>
          <w:szCs w:val="24"/>
        </w:rPr>
        <w:sym w:font="Symbol" w:char="F068"/>
      </w:r>
      <w:r w:rsidRPr="00576389">
        <w:rPr>
          <w:i/>
          <w:sz w:val="24"/>
          <w:szCs w:val="24"/>
          <w:vertAlign w:val="superscript"/>
        </w:rPr>
        <w:t>2</w:t>
      </w:r>
      <w:r w:rsidRPr="00576389">
        <w:rPr>
          <w:i/>
          <w:sz w:val="24"/>
          <w:szCs w:val="24"/>
        </w:rPr>
        <w:t>=</w:t>
      </w:r>
      <w:r w:rsidR="006C4543">
        <w:rPr>
          <w:sz w:val="24"/>
          <w:szCs w:val="24"/>
        </w:rPr>
        <w:t>0.22</w:t>
      </w:r>
      <w:r w:rsidR="005A17EC">
        <w:rPr>
          <w:sz w:val="24"/>
          <w:szCs w:val="24"/>
        </w:rPr>
        <w:t>;</w:t>
      </w:r>
      <w:r w:rsidR="004251E1">
        <w:rPr>
          <w:sz w:val="24"/>
          <w:szCs w:val="24"/>
        </w:rPr>
        <w:t xml:space="preserve"> adults</w:t>
      </w:r>
      <w:r w:rsidR="005A17EC">
        <w:rPr>
          <w:sz w:val="24"/>
          <w:szCs w:val="24"/>
        </w:rPr>
        <w:t>:</w:t>
      </w:r>
      <w:r w:rsidR="004251E1">
        <w:rPr>
          <w:sz w:val="24"/>
          <w:szCs w:val="24"/>
        </w:rPr>
        <w:t xml:space="preserve"> </w:t>
      </w:r>
      <w:r w:rsidR="004251E1">
        <w:rPr>
          <w:i/>
          <w:iCs/>
          <w:sz w:val="24"/>
          <w:szCs w:val="24"/>
        </w:rPr>
        <w:t>F</w:t>
      </w:r>
      <w:r w:rsidR="004251E1">
        <w:rPr>
          <w:sz w:val="24"/>
          <w:szCs w:val="24"/>
        </w:rPr>
        <w:t xml:space="preserve">(2,105)=10.68, </w:t>
      </w:r>
      <w:r w:rsidR="004251E1">
        <w:rPr>
          <w:i/>
          <w:iCs/>
          <w:sz w:val="24"/>
          <w:szCs w:val="24"/>
        </w:rPr>
        <w:t>p</w:t>
      </w:r>
      <w:r w:rsidR="004251E1">
        <w:rPr>
          <w:sz w:val="24"/>
          <w:szCs w:val="24"/>
        </w:rPr>
        <w:t>&lt;0.001</w:t>
      </w:r>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1837A7" w:rsidRPr="00576389">
        <w:rPr>
          <w:i/>
          <w:sz w:val="24"/>
          <w:szCs w:val="24"/>
        </w:rPr>
        <w:t>=</w:t>
      </w:r>
      <w:r w:rsidR="001837A7">
        <w:rPr>
          <w:sz w:val="24"/>
          <w:szCs w:val="24"/>
        </w:rPr>
        <w:t>0.17</w:t>
      </w:r>
      <w:r w:rsidR="005A17EC">
        <w:rPr>
          <w:sz w:val="24"/>
          <w:szCs w:val="24"/>
        </w:rPr>
        <w:t>]</w:t>
      </w:r>
      <w:r w:rsidR="004251E1">
        <w:rPr>
          <w:sz w:val="24"/>
          <w:szCs w:val="24"/>
        </w:rPr>
        <w:t xml:space="preserve">. </w:t>
      </w:r>
      <w:del w:id="119" w:author="Vladimir M. Sloutsky" w:date="2019-09-09T16:39:00Z">
        <w:r w:rsidR="007F307C" w:rsidDel="0081409D">
          <w:rPr>
            <w:sz w:val="24"/>
            <w:szCs w:val="24"/>
          </w:rPr>
          <w:delText xml:space="preserve">For children, the effect consisted of </w:delText>
        </w:r>
      </w:del>
      <w:ins w:id="120" w:author="Vladimir M. Sloutsky" w:date="2019-09-09T16:39:00Z">
        <w:r w:rsidR="0081409D">
          <w:rPr>
            <w:sz w:val="24"/>
            <w:szCs w:val="24"/>
          </w:rPr>
          <w:t xml:space="preserve">Specifically, </w:t>
        </w:r>
      </w:ins>
      <w:r w:rsidR="007F307C">
        <w:rPr>
          <w:sz w:val="24"/>
          <w:szCs w:val="24"/>
        </w:rPr>
        <w:t>children in the Congruent condition (</w:t>
      </w:r>
      <w:r w:rsidR="007F307C">
        <w:rPr>
          <w:i/>
          <w:iCs/>
          <w:sz w:val="24"/>
          <w:szCs w:val="24"/>
        </w:rPr>
        <w:t>M</w:t>
      </w:r>
      <w:r w:rsidR="007F307C">
        <w:rPr>
          <w:sz w:val="24"/>
          <w:szCs w:val="24"/>
        </w:rPr>
        <w:t>=0.53) cho</w:t>
      </w:r>
      <w:ins w:id="121" w:author="Vladimir M. Sloutsky" w:date="2019-09-09T16:40:00Z">
        <w:r w:rsidR="0081409D">
          <w:rPr>
            <w:sz w:val="24"/>
            <w:szCs w:val="24"/>
          </w:rPr>
          <w:t>se</w:t>
        </w:r>
      </w:ins>
      <w:del w:id="122" w:author="Vladimir M. Sloutsky" w:date="2019-09-09T16:39:00Z">
        <w:r w:rsidR="007F307C" w:rsidDel="0081409D">
          <w:rPr>
            <w:sz w:val="24"/>
            <w:szCs w:val="24"/>
          </w:rPr>
          <w:delText>osing</w:delText>
        </w:r>
      </w:del>
      <w:r w:rsidR="007F307C">
        <w:rPr>
          <w:sz w:val="24"/>
          <w:szCs w:val="24"/>
        </w:rPr>
        <w:t xml:space="preserve"> the highest value option </w:t>
      </w:r>
      <w:r w:rsidRPr="00576389">
        <w:rPr>
          <w:sz w:val="24"/>
          <w:szCs w:val="24"/>
        </w:rPr>
        <w:t xml:space="preserve">more </w:t>
      </w:r>
      <w:r w:rsidR="00BE3235">
        <w:rPr>
          <w:sz w:val="24"/>
          <w:szCs w:val="24"/>
        </w:rPr>
        <w:t xml:space="preserve">often than </w:t>
      </w:r>
      <w:r w:rsidR="007F307C">
        <w:rPr>
          <w:sz w:val="24"/>
          <w:szCs w:val="24"/>
        </w:rPr>
        <w:t xml:space="preserve">children </w:t>
      </w:r>
      <w:r w:rsidR="00BE3235">
        <w:rPr>
          <w:sz w:val="24"/>
          <w:szCs w:val="24"/>
        </w:rPr>
        <w:t>in the B</w:t>
      </w:r>
      <w:r w:rsidRPr="00576389">
        <w:rPr>
          <w:sz w:val="24"/>
          <w:szCs w:val="24"/>
        </w:rPr>
        <w:t>aseline</w:t>
      </w:r>
      <w:r w:rsidR="001C5EB7">
        <w:rPr>
          <w:sz w:val="24"/>
          <w:szCs w:val="24"/>
        </w:rPr>
        <w:t xml:space="preserve"> (</w:t>
      </w:r>
      <w:r w:rsidR="001C5EB7" w:rsidRPr="001C5EB7">
        <w:rPr>
          <w:i/>
          <w:sz w:val="24"/>
          <w:szCs w:val="24"/>
        </w:rPr>
        <w:t>M</w:t>
      </w:r>
      <w:r w:rsidR="001C5EB7">
        <w:rPr>
          <w:sz w:val="24"/>
          <w:szCs w:val="24"/>
        </w:rPr>
        <w:t>=0.28)</w:t>
      </w:r>
      <w:r w:rsidRPr="00576389">
        <w:rPr>
          <w:sz w:val="24"/>
          <w:szCs w:val="24"/>
        </w:rPr>
        <w:t xml:space="preserve">, </w:t>
      </w:r>
      <w:proofErr w:type="gramStart"/>
      <w:r w:rsidRPr="00576389">
        <w:rPr>
          <w:i/>
          <w:sz w:val="24"/>
          <w:szCs w:val="24"/>
        </w:rPr>
        <w:t>t</w:t>
      </w:r>
      <w:r w:rsidR="00BE3235">
        <w:rPr>
          <w:sz w:val="24"/>
          <w:szCs w:val="24"/>
        </w:rPr>
        <w:t>(</w:t>
      </w:r>
      <w:proofErr w:type="gramEnd"/>
      <w:r w:rsidR="00BE3235">
        <w:rPr>
          <w:sz w:val="24"/>
          <w:szCs w:val="24"/>
        </w:rPr>
        <w:t>71)=4.40</w:t>
      </w:r>
      <w:r w:rsidRPr="00576389">
        <w:rPr>
          <w:sz w:val="24"/>
          <w:szCs w:val="24"/>
        </w:rPr>
        <w:t xml:space="preserve">, </w:t>
      </w:r>
      <w:r w:rsidRPr="00576389">
        <w:rPr>
          <w:i/>
          <w:sz w:val="24"/>
          <w:szCs w:val="24"/>
        </w:rPr>
        <w:t>p</w:t>
      </w:r>
      <w:r w:rsidR="00BE3235">
        <w:rPr>
          <w:sz w:val="24"/>
          <w:szCs w:val="24"/>
        </w:rPr>
        <w:t>&lt;0.001</w:t>
      </w:r>
      <w:r w:rsidRPr="00576389">
        <w:rPr>
          <w:sz w:val="24"/>
          <w:szCs w:val="24"/>
        </w:rPr>
        <w:t xml:space="preserve">, </w:t>
      </w:r>
      <w:r w:rsidRPr="00576389">
        <w:rPr>
          <w:i/>
          <w:sz w:val="24"/>
          <w:szCs w:val="24"/>
        </w:rPr>
        <w:t>d</w:t>
      </w:r>
      <w:r w:rsidRPr="00576389">
        <w:rPr>
          <w:sz w:val="24"/>
          <w:szCs w:val="24"/>
        </w:rPr>
        <w:t>=</w:t>
      </w:r>
      <w:r w:rsidR="001E4709">
        <w:rPr>
          <w:sz w:val="24"/>
          <w:szCs w:val="24"/>
        </w:rPr>
        <w:t>1.03</w:t>
      </w:r>
      <w:r w:rsidR="006C4543">
        <w:rPr>
          <w:sz w:val="24"/>
          <w:szCs w:val="24"/>
        </w:rPr>
        <w:t>, and C</w:t>
      </w:r>
      <w:r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1C5EB7">
        <w:rPr>
          <w:sz w:val="24"/>
          <w:szCs w:val="24"/>
        </w:rPr>
        <w:t>=0.30)</w:t>
      </w:r>
      <w:r w:rsidRPr="00576389">
        <w:rPr>
          <w:sz w:val="24"/>
          <w:szCs w:val="24"/>
        </w:rPr>
        <w:t xml:space="preserve">, </w:t>
      </w:r>
      <w:r w:rsidRPr="00576389">
        <w:rPr>
          <w:i/>
          <w:sz w:val="24"/>
          <w:szCs w:val="24"/>
        </w:rPr>
        <w:t>t</w:t>
      </w:r>
      <w:r w:rsidR="006C4543">
        <w:rPr>
          <w:sz w:val="24"/>
          <w:szCs w:val="24"/>
        </w:rPr>
        <w:t>(72)=3.93</w:t>
      </w:r>
      <w:r w:rsidRPr="00576389">
        <w:rPr>
          <w:sz w:val="24"/>
          <w:szCs w:val="24"/>
        </w:rPr>
        <w:t xml:space="preserve">, </w:t>
      </w:r>
      <w:r w:rsidRPr="00576389">
        <w:rPr>
          <w:i/>
          <w:sz w:val="24"/>
          <w:szCs w:val="24"/>
        </w:rPr>
        <w:t>p</w:t>
      </w:r>
      <w:r w:rsidRPr="00576389">
        <w:rPr>
          <w:sz w:val="24"/>
          <w:szCs w:val="24"/>
        </w:rPr>
        <w:t xml:space="preserve">&lt;0.001, </w:t>
      </w:r>
      <w:r w:rsidRPr="00576389">
        <w:rPr>
          <w:i/>
          <w:sz w:val="24"/>
          <w:szCs w:val="24"/>
        </w:rPr>
        <w:t>d</w:t>
      </w:r>
      <w:r w:rsidR="006C4543">
        <w:rPr>
          <w:sz w:val="24"/>
          <w:szCs w:val="24"/>
        </w:rPr>
        <w:t>=0.91</w:t>
      </w:r>
      <w:r w:rsidRPr="00576389">
        <w:rPr>
          <w:sz w:val="24"/>
          <w:szCs w:val="24"/>
        </w:rPr>
        <w:t>.</w:t>
      </w:r>
      <w:r w:rsidR="003D53E4">
        <w:rPr>
          <w:sz w:val="24"/>
          <w:szCs w:val="24"/>
        </w:rPr>
        <w:t xml:space="preserve"> </w:t>
      </w:r>
      <w:r w:rsidR="0052242A">
        <w:rPr>
          <w:sz w:val="24"/>
          <w:szCs w:val="24"/>
        </w:rPr>
        <w:t>T</w:t>
      </w:r>
      <w:r w:rsidR="006C4543">
        <w:rPr>
          <w:sz w:val="24"/>
          <w:szCs w:val="24"/>
        </w:rPr>
        <w:t>he C</w:t>
      </w:r>
      <w:r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Pr="00576389">
        <w:rPr>
          <w:sz w:val="24"/>
          <w:szCs w:val="24"/>
        </w:rPr>
        <w:t xml:space="preserve">aseline, </w:t>
      </w:r>
      <w:proofErr w:type="gramStart"/>
      <w:r w:rsidRPr="00576389">
        <w:rPr>
          <w:i/>
          <w:sz w:val="24"/>
          <w:szCs w:val="24"/>
        </w:rPr>
        <w:t>t</w:t>
      </w:r>
      <w:r w:rsidR="006C4543">
        <w:rPr>
          <w:sz w:val="24"/>
          <w:szCs w:val="24"/>
        </w:rPr>
        <w:t>(</w:t>
      </w:r>
      <w:proofErr w:type="gramEnd"/>
      <w:r w:rsidR="006C4543">
        <w:rPr>
          <w:sz w:val="24"/>
          <w:szCs w:val="24"/>
        </w:rPr>
        <w:t>71)=0.5</w:t>
      </w:r>
      <w:r w:rsidRPr="00576389">
        <w:rPr>
          <w:sz w:val="24"/>
          <w:szCs w:val="24"/>
        </w:rPr>
        <w:t xml:space="preserve">7, </w:t>
      </w:r>
      <w:r w:rsidRPr="00576389">
        <w:rPr>
          <w:i/>
          <w:sz w:val="24"/>
          <w:szCs w:val="24"/>
        </w:rPr>
        <w:t>p</w:t>
      </w:r>
      <w:r w:rsidR="006C4543">
        <w:rPr>
          <w:sz w:val="24"/>
          <w:szCs w:val="24"/>
        </w:rPr>
        <w:t>=0.569</w:t>
      </w:r>
      <w:r w:rsidRPr="00576389">
        <w:rPr>
          <w:sz w:val="24"/>
          <w:szCs w:val="24"/>
        </w:rPr>
        <w:t xml:space="preserve">, </w:t>
      </w:r>
      <w:r w:rsidRPr="00576389">
        <w:rPr>
          <w:i/>
          <w:sz w:val="24"/>
          <w:szCs w:val="24"/>
        </w:rPr>
        <w:t>d</w:t>
      </w:r>
      <w:r w:rsidR="003D53E4">
        <w:rPr>
          <w:sz w:val="24"/>
          <w:szCs w:val="24"/>
        </w:rPr>
        <w:t>=0.1</w:t>
      </w:r>
      <w:r w:rsidRPr="00576389">
        <w:rPr>
          <w:sz w:val="24"/>
          <w:szCs w:val="24"/>
        </w:rPr>
        <w:t xml:space="preserve">3. </w:t>
      </w:r>
      <w:del w:id="123" w:author="Vladimir M. Sloutsky" w:date="2019-09-09T16:41:00Z">
        <w:r w:rsidR="007F307C" w:rsidDel="00833773">
          <w:rPr>
            <w:sz w:val="24"/>
            <w:szCs w:val="24"/>
          </w:rPr>
          <w:delText>For adults</w:delText>
        </w:r>
        <w:r w:rsidR="005677FF" w:rsidDel="00833773">
          <w:rPr>
            <w:sz w:val="24"/>
            <w:szCs w:val="24"/>
          </w:rPr>
          <w:delText>,</w:delText>
        </w:r>
        <w:r w:rsidR="007F307C" w:rsidDel="00833773">
          <w:rPr>
            <w:sz w:val="24"/>
            <w:szCs w:val="24"/>
          </w:rPr>
          <w:delText xml:space="preserve"> the effect consisted of</w:delText>
        </w:r>
      </w:del>
      <w:ins w:id="124" w:author="Vladimir M. Sloutsky" w:date="2019-09-09T16:41:00Z">
        <w:r w:rsidR="00833773">
          <w:rPr>
            <w:sz w:val="24"/>
            <w:szCs w:val="24"/>
          </w:rPr>
          <w:t>The effect was different for adults:</w:t>
        </w:r>
      </w:ins>
      <w:r w:rsidR="007F307C">
        <w:rPr>
          <w:sz w:val="24"/>
          <w:szCs w:val="24"/>
        </w:rPr>
        <w:t xml:space="preserve"> participants in the Competition condition (</w:t>
      </w:r>
      <w:r w:rsidR="007F307C">
        <w:rPr>
          <w:i/>
          <w:iCs/>
          <w:sz w:val="24"/>
          <w:szCs w:val="24"/>
        </w:rPr>
        <w:t>M</w:t>
      </w:r>
      <w:r w:rsidR="00176855">
        <w:rPr>
          <w:i/>
          <w:iCs/>
          <w:sz w:val="24"/>
          <w:szCs w:val="24"/>
        </w:rPr>
        <w:t>=</w:t>
      </w:r>
      <w:r w:rsidR="007F307C">
        <w:rPr>
          <w:sz w:val="24"/>
          <w:szCs w:val="24"/>
        </w:rPr>
        <w:t>0.77) choosing the best option less than either the Congruent condition (</w:t>
      </w:r>
      <w:r w:rsidR="007F307C">
        <w:rPr>
          <w:i/>
          <w:iCs/>
          <w:sz w:val="24"/>
          <w:szCs w:val="24"/>
        </w:rPr>
        <w:t>M</w:t>
      </w:r>
      <w:r w:rsidR="007F307C">
        <w:rPr>
          <w:sz w:val="24"/>
          <w:szCs w:val="24"/>
        </w:rPr>
        <w:t xml:space="preserve">=0.94), </w:t>
      </w:r>
      <w:proofErr w:type="gramStart"/>
      <w:r w:rsidR="007F307C">
        <w:rPr>
          <w:i/>
          <w:iCs/>
          <w:sz w:val="24"/>
          <w:szCs w:val="24"/>
        </w:rPr>
        <w:t>t</w:t>
      </w:r>
      <w:r w:rsidR="007F307C">
        <w:rPr>
          <w:sz w:val="24"/>
          <w:szCs w:val="24"/>
        </w:rPr>
        <w:t>(</w:t>
      </w:r>
      <w:proofErr w:type="gramEnd"/>
      <w:r w:rsidR="007F307C">
        <w:rPr>
          <w:sz w:val="24"/>
          <w:szCs w:val="24"/>
        </w:rPr>
        <w:t xml:space="preserve">69)=3.86, </w:t>
      </w:r>
      <w:r w:rsidR="007F307C">
        <w:rPr>
          <w:i/>
          <w:iCs/>
          <w:sz w:val="24"/>
          <w:szCs w:val="24"/>
        </w:rPr>
        <w:t>p</w:t>
      </w:r>
      <w:r w:rsidR="007F307C">
        <w:rPr>
          <w:sz w:val="24"/>
          <w:szCs w:val="24"/>
        </w:rPr>
        <w:t>&lt;0.001,</w:t>
      </w:r>
      <w:r w:rsidR="005A17EC">
        <w:rPr>
          <w:sz w:val="24"/>
          <w:szCs w:val="24"/>
        </w:rPr>
        <w:t xml:space="preserve"> </w:t>
      </w:r>
      <w:r w:rsidR="00176855">
        <w:rPr>
          <w:i/>
          <w:iCs/>
          <w:sz w:val="24"/>
          <w:szCs w:val="24"/>
        </w:rPr>
        <w:t>d</w:t>
      </w:r>
      <w:r w:rsidR="005A17EC">
        <w:rPr>
          <w:sz w:val="24"/>
          <w:szCs w:val="24"/>
        </w:rPr>
        <w:t>=0.92,</w:t>
      </w:r>
      <w:r w:rsidR="007F307C">
        <w:rPr>
          <w:sz w:val="24"/>
          <w:szCs w:val="24"/>
        </w:rPr>
        <w:t xml:space="preserve"> or the Baseline condition</w:t>
      </w:r>
      <w:ins w:id="125" w:author="Nate Blanco" w:date="2019-09-07T12:45:00Z">
        <w:r w:rsidR="00772C3F">
          <w:rPr>
            <w:sz w:val="24"/>
            <w:szCs w:val="24"/>
          </w:rPr>
          <w:t xml:space="preserve"> (</w:t>
        </w:r>
        <w:r w:rsidR="00772C3F">
          <w:rPr>
            <w:i/>
            <w:iCs/>
            <w:sz w:val="24"/>
            <w:szCs w:val="24"/>
          </w:rPr>
          <w:t>M</w:t>
        </w:r>
        <w:r w:rsidR="00772C3F">
          <w:rPr>
            <w:sz w:val="24"/>
            <w:szCs w:val="24"/>
          </w:rPr>
          <w:t>=0.91)</w:t>
        </w:r>
      </w:ins>
      <w:r w:rsidR="007F307C">
        <w:rPr>
          <w:sz w:val="24"/>
          <w:szCs w:val="24"/>
        </w:rPr>
        <w:t xml:space="preserve">, </w:t>
      </w:r>
      <w:r w:rsidR="007F307C">
        <w:rPr>
          <w:i/>
          <w:iCs/>
          <w:sz w:val="24"/>
          <w:szCs w:val="24"/>
        </w:rPr>
        <w:t>t</w:t>
      </w:r>
      <w:r w:rsidR="007F307C">
        <w:rPr>
          <w:sz w:val="24"/>
          <w:szCs w:val="24"/>
        </w:rPr>
        <w:t xml:space="preserve">(69)=2.94, </w:t>
      </w:r>
      <w:r w:rsidR="007F307C">
        <w:rPr>
          <w:i/>
          <w:iCs/>
          <w:sz w:val="24"/>
          <w:szCs w:val="24"/>
        </w:rPr>
        <w:t>p</w:t>
      </w:r>
      <w:r w:rsidR="007F307C">
        <w:rPr>
          <w:sz w:val="24"/>
          <w:szCs w:val="24"/>
        </w:rPr>
        <w:t>=0.004</w:t>
      </w:r>
      <w:r w:rsidR="005A17EC">
        <w:rPr>
          <w:sz w:val="24"/>
          <w:szCs w:val="24"/>
        </w:rPr>
        <w:t xml:space="preserve">, </w:t>
      </w:r>
      <w:r w:rsidR="005A17EC">
        <w:rPr>
          <w:i/>
          <w:iCs/>
          <w:sz w:val="24"/>
          <w:szCs w:val="24"/>
        </w:rPr>
        <w:t>d</w:t>
      </w:r>
      <w:r w:rsidR="005A17EC">
        <w:rPr>
          <w:sz w:val="24"/>
          <w:szCs w:val="24"/>
        </w:rPr>
        <w:t>=0.70</w:t>
      </w:r>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 xml:space="preserve">72)=1.50, </w:t>
      </w:r>
      <w:r w:rsidR="007F307C">
        <w:rPr>
          <w:i/>
          <w:iCs/>
          <w:sz w:val="24"/>
          <w:szCs w:val="24"/>
        </w:rPr>
        <w:t>p</w:t>
      </w:r>
      <w:r w:rsidR="007F307C">
        <w:rPr>
          <w:sz w:val="24"/>
          <w:szCs w:val="24"/>
        </w:rPr>
        <w:t>=0.137</w:t>
      </w:r>
      <w:r w:rsidR="005A17EC">
        <w:rPr>
          <w:sz w:val="24"/>
          <w:szCs w:val="24"/>
        </w:rPr>
        <w:t xml:space="preserve">, </w:t>
      </w:r>
      <w:r w:rsidR="005A17EC">
        <w:rPr>
          <w:i/>
          <w:iCs/>
          <w:sz w:val="24"/>
          <w:szCs w:val="24"/>
        </w:rPr>
        <w:t>d</w:t>
      </w:r>
      <w:r w:rsidR="005A17EC">
        <w:rPr>
          <w:sz w:val="24"/>
          <w:szCs w:val="24"/>
        </w:rPr>
        <w:t>=0.35</w:t>
      </w:r>
      <w:r w:rsidR="007F307C">
        <w:rPr>
          <w:sz w:val="24"/>
          <w:szCs w:val="24"/>
        </w:rPr>
        <w:t>.</w:t>
      </w:r>
    </w:p>
    <w:p w:rsidR="00F66B04" w:rsidRPr="001D39B2" w:rsidRDefault="00241CCB" w:rsidP="0017685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w:t>
      </w:r>
      <w:r w:rsidR="007F307C">
        <w:rPr>
          <w:sz w:val="24"/>
          <w:szCs w:val="24"/>
        </w:rPr>
        <w:t>to test</w:t>
      </w:r>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xml:space="preserve">. </w:t>
      </w:r>
      <w:r w:rsidR="006A0C61">
        <w:rPr>
          <w:sz w:val="24"/>
          <w:szCs w:val="24"/>
        </w:rPr>
        <w:t>A 3x2 (a</w:t>
      </w:r>
      <w:r w:rsidR="0052242A">
        <w:rPr>
          <w:sz w:val="24"/>
          <w:szCs w:val="24"/>
        </w:rPr>
        <w:t>ge</w:t>
      </w:r>
      <w:r w:rsidR="006A0C61">
        <w:rPr>
          <w:sz w:val="24"/>
          <w:szCs w:val="24"/>
        </w:rPr>
        <w:t xml:space="preserve"> by condition) ANOVA revealed a main effect of age group</w:t>
      </w:r>
      <w:r w:rsidR="007F307C">
        <w:rPr>
          <w:sz w:val="24"/>
          <w:szCs w:val="24"/>
        </w:rPr>
        <w:t xml:space="preserve">, </w:t>
      </w:r>
      <w:r w:rsidR="007F307C">
        <w:rPr>
          <w:i/>
          <w:iCs/>
          <w:sz w:val="24"/>
          <w:szCs w:val="24"/>
        </w:rPr>
        <w:t>F</w:t>
      </w:r>
      <w:r w:rsidR="007F307C">
        <w:rPr>
          <w:sz w:val="24"/>
          <w:szCs w:val="24"/>
        </w:rPr>
        <w:t xml:space="preserve">(1,212)=55.84, </w:t>
      </w:r>
      <w:r w:rsidR="007F307C">
        <w:rPr>
          <w:i/>
          <w:iCs/>
          <w:sz w:val="24"/>
          <w:szCs w:val="24"/>
        </w:rPr>
        <w:t>p</w:t>
      </w:r>
      <w:r w:rsidR="007F307C">
        <w:rPr>
          <w:sz w:val="24"/>
          <w:szCs w:val="24"/>
        </w:rPr>
        <w:t>&lt;0.001</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=0.21</w:t>
      </w:r>
      <w:r w:rsidR="006A0C61">
        <w:rPr>
          <w:sz w:val="24"/>
          <w:szCs w:val="24"/>
        </w:rPr>
        <w:t>, a main effect of condition</w:t>
      </w:r>
      <w:r w:rsidR="007F307C">
        <w:rPr>
          <w:sz w:val="24"/>
          <w:szCs w:val="24"/>
        </w:rPr>
        <w:t xml:space="preserve">, </w:t>
      </w:r>
      <w:r w:rsidR="007F307C">
        <w:rPr>
          <w:i/>
          <w:iCs/>
          <w:sz w:val="24"/>
          <w:szCs w:val="24"/>
        </w:rPr>
        <w:t>F</w:t>
      </w:r>
      <w:r w:rsidR="007F307C">
        <w:rPr>
          <w:sz w:val="24"/>
          <w:szCs w:val="24"/>
        </w:rPr>
        <w:t xml:space="preserve">(2,212)=13.68, </w:t>
      </w:r>
      <w:r w:rsidR="007F307C">
        <w:rPr>
          <w:i/>
          <w:iCs/>
          <w:sz w:val="24"/>
          <w:szCs w:val="24"/>
        </w:rPr>
        <w:t>p</w:t>
      </w:r>
      <w:r w:rsidR="007F307C">
        <w:rPr>
          <w:sz w:val="24"/>
          <w:szCs w:val="24"/>
        </w:rPr>
        <w:t>&lt;0.001</w:t>
      </w:r>
      <w:r w:rsidR="006A0C61">
        <w:rPr>
          <w:sz w:val="24"/>
          <w:szCs w:val="24"/>
        </w:rPr>
        <w:t>,</w:t>
      </w:r>
      <w:r w:rsidR="009E2DF5">
        <w:rPr>
          <w:sz w:val="24"/>
          <w:szCs w:val="24"/>
        </w:rPr>
        <w:t xml:space="preserve">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=0.11,</w:t>
      </w:r>
      <w:r w:rsidR="006A0C61">
        <w:rPr>
          <w:sz w:val="24"/>
          <w:szCs w:val="24"/>
        </w:rPr>
        <w:t xml:space="preserve"> and a significant interaction</w:t>
      </w:r>
      <w:r w:rsidR="007F307C">
        <w:rPr>
          <w:sz w:val="24"/>
          <w:szCs w:val="24"/>
        </w:rPr>
        <w:t xml:space="preserve">, </w:t>
      </w:r>
      <w:r w:rsidR="007F307C">
        <w:rPr>
          <w:i/>
          <w:iCs/>
          <w:sz w:val="24"/>
          <w:szCs w:val="24"/>
        </w:rPr>
        <w:t>F</w:t>
      </w:r>
      <w:r w:rsidR="007F307C">
        <w:rPr>
          <w:sz w:val="24"/>
          <w:szCs w:val="24"/>
        </w:rPr>
        <w:t xml:space="preserve">(2,212)=3.58, </w:t>
      </w:r>
      <w:r w:rsidR="007F307C">
        <w:rPr>
          <w:i/>
          <w:iCs/>
          <w:sz w:val="24"/>
          <w:szCs w:val="24"/>
        </w:rPr>
        <w:t>p</w:t>
      </w:r>
      <w:r w:rsidR="007F307C">
        <w:rPr>
          <w:sz w:val="24"/>
          <w:szCs w:val="24"/>
        </w:rPr>
        <w:t>=0.030</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9E2DF5">
        <w:rPr>
          <w:iCs/>
          <w:sz w:val="24"/>
          <w:szCs w:val="24"/>
        </w:rPr>
        <w:t>=0.03</w:t>
      </w:r>
      <w:r w:rsidR="006A0C61">
        <w:rPr>
          <w:sz w:val="24"/>
          <w:szCs w:val="24"/>
        </w:rPr>
        <w:t>.</w:t>
      </w:r>
      <w:r w:rsidR="00176855">
        <w:rPr>
          <w:sz w:val="24"/>
          <w:szCs w:val="24"/>
        </w:rPr>
        <w:t xml:space="preserve"> T</w:t>
      </w:r>
      <w:r w:rsidR="00F66B04">
        <w:rPr>
          <w:sz w:val="24"/>
          <w:szCs w:val="24"/>
        </w:rPr>
        <w:t>here were effects of condition within each group</w:t>
      </w:r>
      <w:r w:rsidR="0052242A">
        <w:rPr>
          <w:sz w:val="24"/>
          <w:szCs w:val="24"/>
        </w:rPr>
        <w:t>,</w:t>
      </w:r>
      <w:r w:rsidR="00F66B04">
        <w:rPr>
          <w:sz w:val="24"/>
          <w:szCs w:val="24"/>
        </w:rPr>
        <w:t xml:space="preserve"> </w:t>
      </w:r>
      <w:r w:rsidR="0052242A">
        <w:rPr>
          <w:sz w:val="24"/>
          <w:szCs w:val="24"/>
        </w:rPr>
        <w:t>[</w:t>
      </w:r>
      <w:r w:rsidR="00F66B04">
        <w:rPr>
          <w:sz w:val="24"/>
          <w:szCs w:val="24"/>
        </w:rPr>
        <w:t>for children</w:t>
      </w:r>
      <w:r w:rsidR="0052242A">
        <w:rPr>
          <w:sz w:val="24"/>
          <w:szCs w:val="24"/>
        </w:rPr>
        <w:t>:</w:t>
      </w:r>
      <w:r w:rsidR="00F66B04">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2,107)=5</w:t>
      </w:r>
      <w:r w:rsidR="00576389" w:rsidRPr="00576389">
        <w:rPr>
          <w:sz w:val="24"/>
          <w:szCs w:val="24"/>
        </w:rPr>
        <w:t xml:space="preserve">.24, </w:t>
      </w:r>
      <w:r w:rsidR="00576389" w:rsidRPr="00576389">
        <w:rPr>
          <w:i/>
          <w:sz w:val="24"/>
          <w:szCs w:val="24"/>
        </w:rPr>
        <w:t>p</w:t>
      </w:r>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w:t>
      </w:r>
      <w:r w:rsidR="00576389" w:rsidRPr="00576389">
        <w:rPr>
          <w:sz w:val="24"/>
          <w:szCs w:val="24"/>
        </w:rPr>
        <w:t>0.0</w:t>
      </w:r>
      <w:r w:rsidR="006973B5">
        <w:rPr>
          <w:sz w:val="24"/>
          <w:szCs w:val="24"/>
        </w:rPr>
        <w:t>9</w:t>
      </w:r>
      <w:r w:rsidR="0052242A">
        <w:rPr>
          <w:sz w:val="24"/>
          <w:szCs w:val="24"/>
        </w:rPr>
        <w:t>;</w:t>
      </w:r>
      <w:r w:rsidR="00F66B04">
        <w:rPr>
          <w:sz w:val="24"/>
          <w:szCs w:val="24"/>
        </w:rPr>
        <w:t xml:space="preserve"> for adults, </w:t>
      </w:r>
      <w:r w:rsidR="00F66B04">
        <w:rPr>
          <w:i/>
          <w:iCs/>
          <w:sz w:val="24"/>
          <w:szCs w:val="24"/>
        </w:rPr>
        <w:t>F</w:t>
      </w:r>
      <w:r w:rsidR="00F66B04">
        <w:rPr>
          <w:sz w:val="24"/>
          <w:szCs w:val="24"/>
        </w:rPr>
        <w:t xml:space="preserve">(2,105)=10.88, </w:t>
      </w:r>
      <w:r w:rsidR="00F66B04">
        <w:rPr>
          <w:i/>
          <w:iCs/>
          <w:sz w:val="24"/>
          <w:szCs w:val="24"/>
        </w:rPr>
        <w:t>p</w:t>
      </w:r>
      <w:r w:rsidR="00F66B04">
        <w:rPr>
          <w:sz w:val="24"/>
          <w:szCs w:val="24"/>
        </w:rPr>
        <w:t>&lt;0.001</w:t>
      </w:r>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B14E5D" w:rsidRPr="00576389">
        <w:rPr>
          <w:i/>
          <w:sz w:val="24"/>
          <w:szCs w:val="24"/>
        </w:rPr>
        <w:t>=</w:t>
      </w:r>
      <w:r w:rsidR="00B14E5D" w:rsidRPr="00576389">
        <w:rPr>
          <w:sz w:val="24"/>
          <w:szCs w:val="24"/>
        </w:rPr>
        <w:t>0.</w:t>
      </w:r>
      <w:r w:rsidR="00B14E5D">
        <w:rPr>
          <w:sz w:val="24"/>
          <w:szCs w:val="24"/>
        </w:rPr>
        <w:t>17</w:t>
      </w:r>
      <w:r w:rsidR="0052242A">
        <w:rPr>
          <w:sz w:val="24"/>
          <w:szCs w:val="24"/>
        </w:rPr>
        <w:t>]</w:t>
      </w:r>
      <w:r w:rsidR="00576389" w:rsidRPr="00576389">
        <w:rPr>
          <w:sz w:val="24"/>
          <w:szCs w:val="24"/>
        </w:rPr>
        <w:t xml:space="preserve">. </w:t>
      </w:r>
      <w:r w:rsidR="00F66B04">
        <w:rPr>
          <w:sz w:val="24"/>
          <w:szCs w:val="24"/>
        </w:rPr>
        <w:t xml:space="preserve">For children, </w:t>
      </w:r>
      <w:r>
        <w:rPr>
          <w:sz w:val="24"/>
          <w:szCs w:val="24"/>
        </w:rPr>
        <w:t>pairwise tests revealed only that participants in the Congruent condition</w:t>
      </w:r>
      <w:r w:rsidR="00A7432C">
        <w:rPr>
          <w:sz w:val="24"/>
          <w:szCs w:val="24"/>
        </w:rPr>
        <w:t xml:space="preserve"> (</w:t>
      </w:r>
      <w:r w:rsidR="00A7432C" w:rsidRPr="001C5EB7">
        <w:rPr>
          <w:i/>
          <w:sz w:val="24"/>
          <w:szCs w:val="24"/>
        </w:rPr>
        <w:t>M</w:t>
      </w:r>
      <w:r w:rsidR="00A7432C">
        <w:rPr>
          <w:sz w:val="24"/>
          <w:szCs w:val="24"/>
        </w:rPr>
        <w:t>=0.16)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sz w:val="24"/>
          <w:szCs w:val="24"/>
        </w:rPr>
        <w:t>=0.23)</w:t>
      </w:r>
      <w:r>
        <w:rPr>
          <w:sz w:val="24"/>
          <w:szCs w:val="24"/>
        </w:rPr>
        <w:t xml:space="preserve">, </w:t>
      </w:r>
      <w:r w:rsidRPr="00576389">
        <w:rPr>
          <w:i/>
          <w:sz w:val="24"/>
          <w:szCs w:val="24"/>
        </w:rPr>
        <w:t>t</w:t>
      </w:r>
      <w:r>
        <w:rPr>
          <w:sz w:val="24"/>
          <w:szCs w:val="24"/>
        </w:rPr>
        <w:t>(71)=3.22</w:t>
      </w:r>
      <w:r w:rsidRPr="00576389">
        <w:rPr>
          <w:sz w:val="24"/>
          <w:szCs w:val="24"/>
        </w:rPr>
        <w:t xml:space="preserve">, </w:t>
      </w:r>
      <w:r w:rsidRPr="00576389">
        <w:rPr>
          <w:i/>
          <w:sz w:val="24"/>
          <w:szCs w:val="24"/>
        </w:rPr>
        <w:t>p</w:t>
      </w:r>
      <w:r>
        <w:rPr>
          <w:sz w:val="24"/>
          <w:szCs w:val="24"/>
        </w:rPr>
        <w:t>=0.002</w:t>
      </w:r>
      <w:r w:rsidRPr="00576389">
        <w:rPr>
          <w:sz w:val="24"/>
          <w:szCs w:val="24"/>
        </w:rPr>
        <w:t xml:space="preserve">, </w:t>
      </w:r>
      <w:r w:rsidRPr="00576389">
        <w:rPr>
          <w:i/>
          <w:sz w:val="24"/>
          <w:szCs w:val="24"/>
        </w:rPr>
        <w:t>d</w:t>
      </w:r>
      <w:r w:rsidRPr="00576389">
        <w:rPr>
          <w:sz w:val="24"/>
          <w:szCs w:val="24"/>
        </w:rPr>
        <w:t>=</w:t>
      </w:r>
      <w:r w:rsidR="00783AB5">
        <w:rPr>
          <w:sz w:val="24"/>
          <w:szCs w:val="24"/>
        </w:rPr>
        <w:t>0.75</w:t>
      </w:r>
      <w:r>
        <w:rPr>
          <w:sz w:val="24"/>
          <w:szCs w:val="24"/>
        </w:rPr>
        <w:t>, and Competition condition</w:t>
      </w:r>
      <w:r w:rsidR="0052242A">
        <w:rPr>
          <w:sz w:val="24"/>
          <w:szCs w:val="24"/>
        </w:rPr>
        <w:t>s</w:t>
      </w:r>
      <w:r w:rsidR="00A7432C">
        <w:rPr>
          <w:sz w:val="24"/>
          <w:szCs w:val="24"/>
        </w:rPr>
        <w:t xml:space="preserve"> (</w:t>
      </w:r>
      <w:r w:rsidR="00A7432C" w:rsidRPr="001C5EB7">
        <w:rPr>
          <w:i/>
          <w:sz w:val="24"/>
          <w:szCs w:val="24"/>
        </w:rPr>
        <w:t>M</w:t>
      </w:r>
      <w:r w:rsidR="00A7432C">
        <w:rPr>
          <w:sz w:val="24"/>
          <w:szCs w:val="24"/>
        </w:rPr>
        <w:t>=0.25)</w:t>
      </w:r>
      <w:r>
        <w:rPr>
          <w:sz w:val="24"/>
          <w:szCs w:val="24"/>
        </w:rPr>
        <w:t xml:space="preserve">, </w:t>
      </w:r>
      <w:r w:rsidRPr="00576389">
        <w:rPr>
          <w:i/>
          <w:sz w:val="24"/>
          <w:szCs w:val="24"/>
        </w:rPr>
        <w:t>t</w:t>
      </w:r>
      <w:r>
        <w:rPr>
          <w:sz w:val="24"/>
          <w:szCs w:val="24"/>
        </w:rPr>
        <w:t>(72)=2.60</w:t>
      </w:r>
      <w:r w:rsidRPr="00576389">
        <w:rPr>
          <w:sz w:val="24"/>
          <w:szCs w:val="24"/>
        </w:rPr>
        <w:t xml:space="preserve">, </w:t>
      </w:r>
      <w:r w:rsidRPr="00576389">
        <w:rPr>
          <w:i/>
          <w:sz w:val="24"/>
          <w:szCs w:val="24"/>
        </w:rPr>
        <w:t>p</w:t>
      </w:r>
      <w:r>
        <w:rPr>
          <w:sz w:val="24"/>
          <w:szCs w:val="24"/>
        </w:rPr>
        <w:t>=0.011</w:t>
      </w:r>
      <w:r w:rsidRPr="00576389">
        <w:rPr>
          <w:sz w:val="24"/>
          <w:szCs w:val="24"/>
        </w:rPr>
        <w:t xml:space="preserve">, </w:t>
      </w:r>
      <w:r w:rsidRPr="00576389">
        <w:rPr>
          <w:i/>
          <w:sz w:val="24"/>
          <w:szCs w:val="24"/>
        </w:rPr>
        <w:t>d</w:t>
      </w:r>
      <w:r w:rsidRPr="00576389">
        <w:rPr>
          <w:sz w:val="24"/>
          <w:szCs w:val="24"/>
        </w:rPr>
        <w:t>=</w:t>
      </w:r>
      <w:r w:rsidR="00783AB5">
        <w:rPr>
          <w:sz w:val="24"/>
          <w:szCs w:val="24"/>
        </w:rPr>
        <w:t>0.60</w:t>
      </w:r>
      <w:r>
        <w:rPr>
          <w:sz w:val="24"/>
          <w:szCs w:val="24"/>
        </w:rPr>
        <w:t>. The Competition and Baseline condition</w:t>
      </w:r>
      <w:r w:rsidR="00712726">
        <w:rPr>
          <w:sz w:val="24"/>
          <w:szCs w:val="24"/>
        </w:rPr>
        <w:t>s</w:t>
      </w:r>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71)=0.65</w:t>
      </w:r>
      <w:r w:rsidRPr="00576389">
        <w:rPr>
          <w:sz w:val="24"/>
          <w:szCs w:val="24"/>
        </w:rPr>
        <w:t xml:space="preserve">, </w:t>
      </w:r>
      <w:r w:rsidRPr="00576389">
        <w:rPr>
          <w:i/>
          <w:sz w:val="24"/>
          <w:szCs w:val="24"/>
        </w:rPr>
        <w:t>p</w:t>
      </w:r>
      <w:r>
        <w:rPr>
          <w:sz w:val="24"/>
          <w:szCs w:val="24"/>
        </w:rPr>
        <w:t>=0.516</w:t>
      </w:r>
      <w:r w:rsidRPr="00576389">
        <w:rPr>
          <w:sz w:val="24"/>
          <w:szCs w:val="24"/>
        </w:rPr>
        <w:t xml:space="preserve">, </w:t>
      </w:r>
      <w:r w:rsidRPr="00576389">
        <w:rPr>
          <w:i/>
          <w:sz w:val="24"/>
          <w:szCs w:val="24"/>
        </w:rPr>
        <w:t>d</w:t>
      </w:r>
      <w:r w:rsidRPr="00576389">
        <w:rPr>
          <w:sz w:val="24"/>
          <w:szCs w:val="24"/>
        </w:rPr>
        <w:t>=</w:t>
      </w:r>
      <w:r w:rsidR="00783AB5">
        <w:rPr>
          <w:sz w:val="24"/>
          <w:szCs w:val="24"/>
        </w:rPr>
        <w:t>0.15</w:t>
      </w:r>
      <w:r>
        <w:rPr>
          <w:sz w:val="24"/>
          <w:szCs w:val="24"/>
        </w:rPr>
        <w:t>.</w:t>
      </w:r>
      <w:r w:rsidR="00783AB5">
        <w:rPr>
          <w:sz w:val="24"/>
          <w:szCs w:val="24"/>
        </w:rPr>
        <w:t xml:space="preserve"> </w:t>
      </w:r>
      <w:r w:rsidR="00F66B04">
        <w:rPr>
          <w:sz w:val="24"/>
          <w:szCs w:val="24"/>
        </w:rPr>
        <w:t>For adults, participants in the Competition condition (</w:t>
      </w:r>
      <w:r w:rsidR="00F66B04">
        <w:rPr>
          <w:i/>
          <w:iCs/>
          <w:sz w:val="24"/>
          <w:szCs w:val="24"/>
        </w:rPr>
        <w:t>M</w:t>
      </w:r>
      <w:r w:rsidR="00F66B04">
        <w:rPr>
          <w:sz w:val="24"/>
          <w:szCs w:val="24"/>
        </w:rPr>
        <w:t>=0.17) chose the lowest value option more often than both the Congruent condition (</w:t>
      </w:r>
      <w:r w:rsidR="00F66B04">
        <w:rPr>
          <w:i/>
          <w:iCs/>
          <w:sz w:val="24"/>
          <w:szCs w:val="24"/>
        </w:rPr>
        <w:t>M</w:t>
      </w:r>
      <w:r w:rsidR="00F66B04">
        <w:rPr>
          <w:sz w:val="24"/>
          <w:szCs w:val="24"/>
        </w:rPr>
        <w:t xml:space="preserve">=0.02), </w:t>
      </w:r>
      <w:r w:rsidR="00F66B04">
        <w:rPr>
          <w:i/>
          <w:iCs/>
          <w:sz w:val="24"/>
          <w:szCs w:val="24"/>
        </w:rPr>
        <w:t>t</w:t>
      </w:r>
      <w:r w:rsidR="00F66B04">
        <w:rPr>
          <w:sz w:val="24"/>
          <w:szCs w:val="24"/>
        </w:rPr>
        <w:t xml:space="preserve">(69)=3.40, </w:t>
      </w:r>
      <w:r w:rsidR="00F66B04">
        <w:rPr>
          <w:i/>
          <w:iCs/>
          <w:sz w:val="24"/>
          <w:szCs w:val="24"/>
        </w:rPr>
        <w:t>p</w:t>
      </w:r>
      <w:r w:rsidR="00F66B04">
        <w:rPr>
          <w:sz w:val="24"/>
          <w:szCs w:val="24"/>
        </w:rPr>
        <w:t>=0.001,</w:t>
      </w:r>
      <w:r w:rsidR="005A1E82">
        <w:rPr>
          <w:sz w:val="24"/>
          <w:szCs w:val="24"/>
        </w:rPr>
        <w:t xml:space="preserve"> </w:t>
      </w:r>
      <w:r w:rsidR="005A1E82">
        <w:rPr>
          <w:i/>
          <w:iCs/>
          <w:sz w:val="24"/>
          <w:szCs w:val="24"/>
        </w:rPr>
        <w:t>d</w:t>
      </w:r>
      <w:r w:rsidR="005A1E82">
        <w:rPr>
          <w:sz w:val="24"/>
          <w:szCs w:val="24"/>
        </w:rPr>
        <w:t>=0.81,</w:t>
      </w:r>
      <w:r w:rsidR="00F66B04">
        <w:rPr>
          <w:sz w:val="24"/>
          <w:szCs w:val="24"/>
        </w:rPr>
        <w:t xml:space="preserve"> and the Baseline condition (</w:t>
      </w:r>
      <w:r w:rsidR="00F66B04">
        <w:rPr>
          <w:i/>
          <w:iCs/>
          <w:sz w:val="24"/>
          <w:szCs w:val="24"/>
        </w:rPr>
        <w:t>M</w:t>
      </w:r>
      <w:r w:rsidR="00F66B04">
        <w:rPr>
          <w:sz w:val="24"/>
          <w:szCs w:val="24"/>
        </w:rPr>
        <w:t xml:space="preserve">=0.03), </w:t>
      </w:r>
      <w:r w:rsidR="00F66B04">
        <w:rPr>
          <w:i/>
          <w:iCs/>
          <w:sz w:val="24"/>
          <w:szCs w:val="24"/>
        </w:rPr>
        <w:t>t</w:t>
      </w:r>
      <w:r w:rsidR="00F66B04">
        <w:rPr>
          <w:sz w:val="24"/>
          <w:szCs w:val="24"/>
        </w:rPr>
        <w:t xml:space="preserve">(69)=3.23, </w:t>
      </w:r>
      <w:r w:rsidR="00F66B04">
        <w:rPr>
          <w:i/>
          <w:iCs/>
          <w:sz w:val="24"/>
          <w:szCs w:val="24"/>
        </w:rPr>
        <w:t>p</w:t>
      </w:r>
      <w:r w:rsidR="00F66B04">
        <w:rPr>
          <w:sz w:val="24"/>
          <w:szCs w:val="24"/>
        </w:rPr>
        <w:t>=0.002</w:t>
      </w:r>
      <w:r w:rsidR="005A1E82">
        <w:rPr>
          <w:sz w:val="24"/>
          <w:szCs w:val="24"/>
        </w:rPr>
        <w:t xml:space="preserve">, </w:t>
      </w:r>
      <w:r w:rsidR="005A1E82">
        <w:rPr>
          <w:i/>
          <w:iCs/>
          <w:sz w:val="24"/>
          <w:szCs w:val="24"/>
        </w:rPr>
        <w:t>d</w:t>
      </w:r>
      <w:r w:rsidR="005A1E82">
        <w:rPr>
          <w:sz w:val="24"/>
          <w:szCs w:val="24"/>
        </w:rPr>
        <w:t>=0.77</w:t>
      </w:r>
      <w:r w:rsidR="00F66B04">
        <w:rPr>
          <w:sz w:val="24"/>
          <w:szCs w:val="24"/>
        </w:rPr>
        <w:t>.</w:t>
      </w:r>
      <w:r w:rsidR="001D39B2">
        <w:rPr>
          <w:sz w:val="24"/>
          <w:szCs w:val="24"/>
        </w:rPr>
        <w:t xml:space="preserve"> The Congruent and Baseline conditions were not different from each other, </w:t>
      </w:r>
      <w:proofErr w:type="gramStart"/>
      <w:r w:rsidR="001D39B2">
        <w:rPr>
          <w:i/>
          <w:iCs/>
          <w:sz w:val="24"/>
          <w:szCs w:val="24"/>
        </w:rPr>
        <w:t>t</w:t>
      </w:r>
      <w:r w:rsidR="001D39B2">
        <w:rPr>
          <w:sz w:val="24"/>
          <w:szCs w:val="24"/>
        </w:rPr>
        <w:t>(</w:t>
      </w:r>
      <w:proofErr w:type="gramEnd"/>
      <w:r w:rsidR="001D39B2">
        <w:rPr>
          <w:sz w:val="24"/>
          <w:szCs w:val="24"/>
        </w:rPr>
        <w:t xml:space="preserve">72)=1.03, </w:t>
      </w:r>
      <w:r w:rsidR="001D39B2">
        <w:rPr>
          <w:i/>
          <w:iCs/>
          <w:sz w:val="24"/>
          <w:szCs w:val="24"/>
        </w:rPr>
        <w:t>p</w:t>
      </w:r>
      <w:r w:rsidR="001D39B2">
        <w:rPr>
          <w:sz w:val="24"/>
          <w:szCs w:val="24"/>
        </w:rPr>
        <w:t>=0.308</w:t>
      </w:r>
      <w:r w:rsidR="005A1E82">
        <w:rPr>
          <w:sz w:val="24"/>
          <w:szCs w:val="24"/>
        </w:rPr>
        <w:t xml:space="preserve">, </w:t>
      </w:r>
      <w:r w:rsidR="005A1E82">
        <w:rPr>
          <w:i/>
          <w:iCs/>
          <w:sz w:val="24"/>
          <w:szCs w:val="24"/>
        </w:rPr>
        <w:t>d</w:t>
      </w:r>
      <w:r w:rsidR="005A1E82">
        <w:rPr>
          <w:sz w:val="24"/>
          <w:szCs w:val="24"/>
        </w:rPr>
        <w:t>=0.24</w:t>
      </w:r>
      <w:r w:rsidR="001D39B2">
        <w:rPr>
          <w:sz w:val="24"/>
          <w:szCs w:val="24"/>
        </w:rPr>
        <w:t>.</w:t>
      </w:r>
    </w:p>
    <w:p w:rsidR="00574F4D" w:rsidRDefault="007F3C76" w:rsidP="00D644A1">
      <w:pPr>
        <w:spacing w:line="480" w:lineRule="auto"/>
        <w:ind w:firstLine="720"/>
        <w:jc w:val="left"/>
        <w:rPr>
          <w:sz w:val="24"/>
          <w:szCs w:val="24"/>
        </w:rPr>
      </w:pPr>
      <w:del w:id="126" w:author="Nate Blanco" w:date="2019-09-08T03:33:00Z">
        <w:r w:rsidDel="00D644A1">
          <w:rPr>
            <w:sz w:val="24"/>
            <w:szCs w:val="24"/>
          </w:rPr>
          <w:delText>Overall</w:delText>
        </w:r>
      </w:del>
      <w:ins w:id="127" w:author="Nate Blanco" w:date="2019-09-08T03:33:00Z">
        <w:r w:rsidR="00D644A1">
          <w:rPr>
            <w:sz w:val="24"/>
            <w:szCs w:val="24"/>
          </w:rPr>
          <w:t>In summary</w:t>
        </w:r>
      </w:ins>
      <w:r>
        <w:rPr>
          <w:sz w:val="24"/>
          <w:szCs w:val="24"/>
        </w:rPr>
        <w:t>, the</w:t>
      </w:r>
      <w:r w:rsidR="00C72392">
        <w:rPr>
          <w:sz w:val="24"/>
          <w:szCs w:val="24"/>
        </w:rPr>
        <w:t xml:space="preserve">re was </w:t>
      </w:r>
      <w:del w:id="128" w:author="Nate Blanco" w:date="2019-09-08T03:33:00Z">
        <w:r w:rsidR="00C72392" w:rsidDel="00D644A1">
          <w:rPr>
            <w:sz w:val="24"/>
            <w:szCs w:val="24"/>
          </w:rPr>
          <w:delText>some</w:delText>
        </w:r>
        <w:r w:rsidDel="00D644A1">
          <w:rPr>
            <w:sz w:val="24"/>
            <w:szCs w:val="24"/>
          </w:rPr>
          <w:delText xml:space="preserve"> </w:delText>
        </w:r>
      </w:del>
      <w:ins w:id="129" w:author="Nate Blanco" w:date="2019-09-08T03:33:00Z">
        <w:r w:rsidR="00D644A1">
          <w:rPr>
            <w:sz w:val="24"/>
            <w:szCs w:val="24"/>
          </w:rPr>
          <w:t xml:space="preserve">a straightforward </w:t>
        </w:r>
      </w:ins>
      <w:r>
        <w:rPr>
          <w:sz w:val="24"/>
          <w:szCs w:val="24"/>
        </w:rPr>
        <w:t xml:space="preserve">effect of Saliency </w:t>
      </w:r>
      <w:r w:rsidR="00C72392">
        <w:rPr>
          <w:sz w:val="24"/>
          <w:szCs w:val="24"/>
        </w:rPr>
        <w:t xml:space="preserve">in </w:t>
      </w:r>
      <w:r>
        <w:rPr>
          <w:sz w:val="24"/>
          <w:szCs w:val="24"/>
        </w:rPr>
        <w:t>adults: in the Competition condition</w:t>
      </w:r>
      <w:ins w:id="130" w:author="Vladimir M. Sloutsky" w:date="2019-09-04T16:18:00Z">
        <w:r w:rsidR="00C72392">
          <w:rPr>
            <w:sz w:val="24"/>
            <w:szCs w:val="24"/>
          </w:rPr>
          <w:t>,</w:t>
        </w:r>
      </w:ins>
      <w:ins w:id="131" w:author="Nate Blanco" w:date="2019-08-25T22:37:00Z">
        <w:r>
          <w:rPr>
            <w:sz w:val="24"/>
            <w:szCs w:val="24"/>
          </w:rPr>
          <w:t xml:space="preserve"> </w:t>
        </w:r>
      </w:ins>
      <w:r w:rsidR="00C72392">
        <w:rPr>
          <w:sz w:val="24"/>
          <w:szCs w:val="24"/>
        </w:rPr>
        <w:t xml:space="preserve">the highest option was </w:t>
      </w:r>
      <w:r w:rsidR="00574F4D">
        <w:rPr>
          <w:sz w:val="24"/>
          <w:szCs w:val="24"/>
        </w:rPr>
        <w:t>selected</w:t>
      </w:r>
      <w:r w:rsidR="00C72392">
        <w:rPr>
          <w:sz w:val="24"/>
          <w:szCs w:val="24"/>
        </w:rPr>
        <w:t xml:space="preserve"> less </w:t>
      </w:r>
      <w:r w:rsidR="00574F4D">
        <w:rPr>
          <w:sz w:val="24"/>
          <w:szCs w:val="24"/>
        </w:rPr>
        <w:t>frequently</w:t>
      </w:r>
      <w:ins w:id="132" w:author="Nate Blanco" w:date="2019-09-07T12:47:00Z">
        <w:r w:rsidR="004C4F46">
          <w:rPr>
            <w:sz w:val="24"/>
            <w:szCs w:val="24"/>
          </w:rPr>
          <w:t>,</w:t>
        </w:r>
      </w:ins>
      <w:r w:rsidR="00C72392">
        <w:rPr>
          <w:sz w:val="24"/>
          <w:szCs w:val="24"/>
        </w:rPr>
        <w:t xml:space="preserve"> and </w:t>
      </w:r>
      <w:r>
        <w:rPr>
          <w:sz w:val="24"/>
          <w:szCs w:val="24"/>
        </w:rPr>
        <w:t xml:space="preserve">the low-valued option </w:t>
      </w:r>
      <w:r w:rsidR="00574F4D">
        <w:rPr>
          <w:sz w:val="24"/>
          <w:szCs w:val="24"/>
        </w:rPr>
        <w:t>was selected more frequently, compared to the</w:t>
      </w:r>
      <w:r>
        <w:rPr>
          <w:sz w:val="24"/>
          <w:szCs w:val="24"/>
        </w:rPr>
        <w:t xml:space="preserve"> other conditions. The pattern of results </w:t>
      </w:r>
      <w:r w:rsidR="00574F4D">
        <w:rPr>
          <w:sz w:val="24"/>
          <w:szCs w:val="24"/>
        </w:rPr>
        <w:t>in</w:t>
      </w:r>
      <w:r>
        <w:rPr>
          <w:sz w:val="24"/>
          <w:szCs w:val="24"/>
        </w:rPr>
        <w:t xml:space="preserve"> children is more </w:t>
      </w:r>
      <w:r w:rsidR="00574F4D">
        <w:rPr>
          <w:sz w:val="24"/>
          <w:szCs w:val="24"/>
        </w:rPr>
        <w:t>complicated</w:t>
      </w:r>
      <w:r>
        <w:rPr>
          <w:sz w:val="24"/>
          <w:szCs w:val="24"/>
        </w:rPr>
        <w:t xml:space="preserve">. </w:t>
      </w:r>
      <w:ins w:id="133" w:author="Nate Blanco" w:date="2019-09-08T03:34:00Z">
        <w:r w:rsidR="00D644A1">
          <w:rPr>
            <w:sz w:val="24"/>
            <w:szCs w:val="24"/>
          </w:rPr>
          <w:t>S</w:t>
        </w:r>
      </w:ins>
      <w:del w:id="134" w:author="Nate Blanco" w:date="2019-09-08T03:34:00Z">
        <w:r w:rsidR="0052242A" w:rsidDel="00D644A1">
          <w:rPr>
            <w:sz w:val="24"/>
            <w:szCs w:val="24"/>
          </w:rPr>
          <w:delText>The</w:delText>
        </w:r>
        <w:r w:rsidR="00574F4D" w:rsidDel="00D644A1">
          <w:rPr>
            <w:sz w:val="24"/>
            <w:szCs w:val="24"/>
          </w:rPr>
          <w:delText xml:space="preserve"> results</w:delText>
        </w:r>
        <w:r w:rsidR="0052242A" w:rsidDel="00D644A1">
          <w:rPr>
            <w:sz w:val="24"/>
            <w:szCs w:val="24"/>
          </w:rPr>
          <w:delText xml:space="preserve"> suggest</w:delText>
        </w:r>
        <w:r w:rsidR="00576389" w:rsidRPr="00576389" w:rsidDel="00D644A1">
          <w:rPr>
            <w:sz w:val="24"/>
            <w:szCs w:val="24"/>
          </w:rPr>
          <w:delText xml:space="preserve"> that s</w:delText>
        </w:r>
      </w:del>
      <w:r w:rsidR="00576389" w:rsidRPr="00576389">
        <w:rPr>
          <w:sz w:val="24"/>
          <w:szCs w:val="24"/>
        </w:rPr>
        <w:t>aliency facilita</w:t>
      </w:r>
      <w:r w:rsidR="00783AB5">
        <w:rPr>
          <w:sz w:val="24"/>
          <w:szCs w:val="24"/>
        </w:rPr>
        <w:t xml:space="preserve">ted </w:t>
      </w:r>
      <w:r w:rsidR="00574F4D">
        <w:rPr>
          <w:sz w:val="24"/>
          <w:szCs w:val="24"/>
        </w:rPr>
        <w:t>choosing the highest option</w:t>
      </w:r>
      <w:r w:rsidR="00783AB5">
        <w:rPr>
          <w:sz w:val="24"/>
          <w:szCs w:val="24"/>
        </w:rPr>
        <w:t xml:space="preserve"> in the C</w:t>
      </w:r>
      <w:r w:rsidR="00576389" w:rsidRPr="00576389">
        <w:rPr>
          <w:sz w:val="24"/>
          <w:szCs w:val="24"/>
        </w:rPr>
        <w:t>ongruent condition</w:t>
      </w:r>
      <w:del w:id="135" w:author="Nate Blanco" w:date="2019-09-08T03:34:00Z">
        <w:r w:rsidR="00574F4D" w:rsidDel="00D644A1">
          <w:rPr>
            <w:sz w:val="24"/>
            <w:szCs w:val="24"/>
          </w:rPr>
          <w:delText>. At the same time, salience</w:delText>
        </w:r>
      </w:del>
      <w:ins w:id="136" w:author="Nate Blanco" w:date="2019-09-08T03:34:00Z">
        <w:r w:rsidR="00D644A1">
          <w:rPr>
            <w:sz w:val="24"/>
            <w:szCs w:val="24"/>
          </w:rPr>
          <w:t>, but</w:t>
        </w:r>
      </w:ins>
      <w:r w:rsidR="00574F4D">
        <w:rPr>
          <w:sz w:val="24"/>
          <w:szCs w:val="24"/>
        </w:rPr>
        <w:t xml:space="preserve"> had no effect in the Competition condition</w:t>
      </w:r>
      <w:del w:id="137" w:author="Nate Blanco" w:date="2019-09-08T03:35:00Z">
        <w:r w:rsidR="00574F4D" w:rsidDel="00D644A1">
          <w:rPr>
            <w:sz w:val="24"/>
            <w:szCs w:val="24"/>
          </w:rPr>
          <w:delText xml:space="preserve"> in children</w:delText>
        </w:r>
      </w:del>
      <w:r w:rsidR="00574F4D">
        <w:rPr>
          <w:sz w:val="24"/>
          <w:szCs w:val="24"/>
        </w:rPr>
        <w:t>: the most salient option was selected neither more frequently (which would be expected if choices were purely salience driven) nor less frequently (which would be expected if salience facilitated learning)</w:t>
      </w:r>
      <w:r w:rsidR="00644D3F">
        <w:rPr>
          <w:sz w:val="24"/>
          <w:szCs w:val="24"/>
        </w:rPr>
        <w:t xml:space="preserve">. </w:t>
      </w:r>
      <w:del w:id="138" w:author="Nate Blanco" w:date="2019-09-08T03:35:00Z">
        <w:r w:rsidR="00644D3F" w:rsidDel="00D644A1">
          <w:rPr>
            <w:sz w:val="24"/>
            <w:szCs w:val="24"/>
          </w:rPr>
          <w:delText xml:space="preserve">As demonstrated in the analyses below, effects of salience on children’s choices were more complicated. </w:delText>
        </w:r>
        <w:r w:rsidR="00574F4D" w:rsidDel="00D644A1">
          <w:rPr>
            <w:sz w:val="24"/>
            <w:szCs w:val="24"/>
          </w:rPr>
          <w:delText xml:space="preserve"> </w:delText>
        </w:r>
      </w:del>
    </w:p>
    <w:p w:rsidR="00356491" w:rsidRDefault="007B089C" w:rsidP="007B089C">
      <w:pPr>
        <w:spacing w:line="480" w:lineRule="auto"/>
        <w:ind w:firstLine="0"/>
        <w:jc w:val="left"/>
        <w:rPr>
          <w:i/>
          <w:sz w:val="24"/>
          <w:szCs w:val="24"/>
        </w:rPr>
      </w:pPr>
      <w:r>
        <w:rPr>
          <w:i/>
          <w:sz w:val="24"/>
          <w:szCs w:val="24"/>
        </w:rPr>
        <w:t>Switch proportions</w:t>
      </w:r>
    </w:p>
    <w:p w:rsidR="00272A0D" w:rsidRDefault="00644D3F" w:rsidP="00A204E2">
      <w:pPr>
        <w:spacing w:line="480" w:lineRule="auto"/>
        <w:ind w:firstLine="720"/>
        <w:jc w:val="left"/>
        <w:rPr>
          <w:sz w:val="24"/>
          <w:szCs w:val="24"/>
        </w:rPr>
      </w:pPr>
      <w:r>
        <w:rPr>
          <w:sz w:val="24"/>
          <w:szCs w:val="24"/>
        </w:rPr>
        <w:t>To further examine effects of salience, w</w:t>
      </w:r>
      <w:r w:rsidR="00221EBD">
        <w:rPr>
          <w:sz w:val="24"/>
          <w:szCs w:val="24"/>
        </w:rPr>
        <w:t>e examined the proportion of trials on which participants switched responses, choosing a different option than 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w:t>
      </w:r>
      <w:r w:rsidR="007F3C76">
        <w:rPr>
          <w:sz w:val="24"/>
          <w:szCs w:val="24"/>
        </w:rPr>
        <w:t xml:space="preserve">children </w:t>
      </w:r>
      <w:r w:rsidR="00F62330">
        <w:rPr>
          <w:sz w:val="24"/>
          <w:szCs w:val="24"/>
        </w:rPr>
        <w:t>to switch often and do so systematically</w:t>
      </w:r>
      <w:r>
        <w:rPr>
          <w:sz w:val="24"/>
          <w:szCs w:val="24"/>
        </w:rPr>
        <w:t xml:space="preserve"> (i.e., non-randomly)</w:t>
      </w:r>
      <w:r w:rsidR="00F62330">
        <w:rPr>
          <w:sz w:val="24"/>
          <w:szCs w:val="24"/>
        </w:rPr>
        <w:t xml:space="preserve">. This expectation is based on </w:t>
      </w:r>
      <w:r w:rsidR="00221EBD">
        <w:rPr>
          <w:sz w:val="24"/>
          <w:szCs w:val="24"/>
        </w:rPr>
        <w:t>a previous study (Blanco &amp; Sloutsky,</w:t>
      </w:r>
      <w:ins w:id="139" w:author="Nate Blanco" w:date="2019-08-27T13:27:00Z">
        <w:r w:rsidR="002C4074">
          <w:rPr>
            <w:sz w:val="24"/>
            <w:szCs w:val="24"/>
          </w:rPr>
          <w:t xml:space="preserve"> 2019</w:t>
        </w:r>
      </w:ins>
      <w:r w:rsidR="00221EBD">
        <w:rPr>
          <w:sz w:val="24"/>
          <w:szCs w:val="24"/>
        </w:rPr>
        <w:t xml:space="preserve"> </w:t>
      </w:r>
      <w:proofErr w:type="spellStart"/>
      <w:ins w:id="140" w:author="Nate Blanco" w:date="2019-08-27T13:27:00Z">
        <w:r w:rsidR="002C4074">
          <w:rPr>
            <w:i/>
            <w:iCs/>
            <w:sz w:val="24"/>
            <w:szCs w:val="24"/>
          </w:rPr>
          <w:t>P</w:t>
        </w:r>
      </w:ins>
      <w:ins w:id="141" w:author="Nate Blanco" w:date="2019-09-07T13:09:00Z">
        <w:r w:rsidR="00714E80">
          <w:rPr>
            <w:i/>
            <w:iCs/>
            <w:sz w:val="24"/>
            <w:szCs w:val="24"/>
          </w:rPr>
          <w:t>syArXiv</w:t>
        </w:r>
      </w:ins>
      <w:proofErr w:type="spellEnd"/>
      <w:ins w:id="142" w:author="Nate Blanco" w:date="2019-08-25T22:42:00Z">
        <w:r w:rsidR="007F3C76">
          <w:rPr>
            <w:sz w:val="24"/>
            <w:szCs w:val="24"/>
          </w:rPr>
          <w:t>)</w:t>
        </w:r>
      </w:ins>
      <w:r w:rsidR="00F62330">
        <w:rPr>
          <w:sz w:val="24"/>
          <w:szCs w:val="24"/>
        </w:rPr>
        <w:t>.</w:t>
      </w:r>
      <w:r w:rsidR="00221EBD">
        <w:rPr>
          <w:sz w:val="24"/>
          <w:szCs w:val="24"/>
        </w:rPr>
        <w:t xml:space="preserve"> </w:t>
      </w:r>
      <w:r w:rsidR="00A204E2">
        <w:rPr>
          <w:sz w:val="24"/>
          <w:szCs w:val="24"/>
        </w:rPr>
        <w:t>While, because outcomes we</w:t>
      </w:r>
      <w:r w:rsidR="00A204E2" w:rsidRPr="00822371">
        <w:rPr>
          <w:sz w:val="24"/>
          <w:szCs w:val="24"/>
        </w:rPr>
        <w:t xml:space="preserve">re stable, low levels of exploration would </w:t>
      </w:r>
      <w:r w:rsidR="00A204E2">
        <w:rPr>
          <w:sz w:val="24"/>
          <w:szCs w:val="24"/>
        </w:rPr>
        <w:t>usually be expected</w:t>
      </w:r>
      <w:r w:rsidR="00F62330">
        <w:rPr>
          <w:sz w:val="24"/>
          <w:szCs w:val="24"/>
        </w:rPr>
        <w:t xml:space="preserve">, </w:t>
      </w:r>
      <w:r w:rsidR="00221EBD">
        <w:rPr>
          <w:sz w:val="24"/>
          <w:szCs w:val="24"/>
        </w:rPr>
        <w:t>children tend</w:t>
      </w:r>
      <w:r w:rsidR="007C32C6">
        <w:rPr>
          <w:sz w:val="24"/>
          <w:szCs w:val="24"/>
        </w:rPr>
        <w:t>ed</w:t>
      </w:r>
      <w:r w:rsidR="00221EBD">
        <w:rPr>
          <w:sz w:val="24"/>
          <w:szCs w:val="24"/>
        </w:rPr>
        <w:t xml:space="preserve"> to switch extremely often—consistent with</w:t>
      </w:r>
      <w:r w:rsidR="00EE4A81">
        <w:rPr>
          <w:sz w:val="24"/>
          <w:szCs w:val="24"/>
        </w:rPr>
        <w:t xml:space="preserve"> highly</w:t>
      </w:r>
      <w:r w:rsidR="00221EBD">
        <w:rPr>
          <w:sz w:val="24"/>
          <w:szCs w:val="24"/>
        </w:rPr>
        <w:t xml:space="preserve"> elevated exploration.</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r w:rsidR="002E1960">
        <w:rPr>
          <w:sz w:val="24"/>
          <w:szCs w:val="24"/>
        </w:rPr>
        <w:t xml:space="preserve">switch </w:t>
      </w:r>
      <w:r w:rsidR="00F62330">
        <w:rPr>
          <w:sz w:val="24"/>
          <w:szCs w:val="24"/>
        </w:rPr>
        <w:t>response</w:t>
      </w:r>
      <w:r w:rsidR="002E1960">
        <w:rPr>
          <w:sz w:val="24"/>
          <w:szCs w:val="24"/>
        </w:rPr>
        <w:t>s</w:t>
      </w:r>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rsidR="00465E60" w:rsidRDefault="00465E60" w:rsidP="00B378D3">
      <w:pPr>
        <w:spacing w:line="480" w:lineRule="auto"/>
        <w:ind w:firstLine="720"/>
        <w:jc w:val="left"/>
        <w:rPr>
          <w:sz w:val="24"/>
          <w:szCs w:val="24"/>
        </w:rPr>
      </w:pPr>
    </w:p>
    <w:p w:rsidR="00465E60" w:rsidRDefault="00E413B6" w:rsidP="00465E60">
      <w:pPr>
        <w:ind w:firstLine="0"/>
        <w:jc w:val="left"/>
        <w:rPr>
          <w:sz w:val="24"/>
          <w:szCs w:val="24"/>
        </w:rPr>
      </w:pPr>
      <w:r>
        <w:rPr>
          <w:noProof/>
          <w:sz w:val="24"/>
          <w:szCs w:val="24"/>
        </w:rPr>
        <w:drawing>
          <wp:inline distT="0" distB="0" distL="0" distR="0" wp14:anchorId="29FFE58C" wp14:editId="5916052C">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rsidR="00465E60" w:rsidRPr="00262B49" w:rsidRDefault="00465E60" w:rsidP="00465E60">
      <w:pPr>
        <w:ind w:firstLine="0"/>
        <w:jc w:val="center"/>
        <w:rPr>
          <w:sz w:val="24"/>
          <w:szCs w:val="24"/>
        </w:rPr>
      </w:pPr>
    </w:p>
    <w:p w:rsidR="00465E60" w:rsidRPr="00F75439" w:rsidRDefault="00465E60" w:rsidP="00465E60">
      <w:pPr>
        <w:spacing w:line="480" w:lineRule="auto"/>
        <w:ind w:firstLine="0"/>
        <w:jc w:val="left"/>
        <w:rPr>
          <w:sz w:val="22"/>
          <w:szCs w:val="22"/>
        </w:rPr>
      </w:pPr>
      <w:r w:rsidRPr="00F75439">
        <w:rPr>
          <w:sz w:val="22"/>
          <w:szCs w:val="22"/>
        </w:rPr>
        <w:t xml:space="preserve">Figure 2: Choice proportions. The proportion of trials on which each option was chosen is presented for blocks of 20 trials. Children in the Congruent condition selected the highest valued option more frequently than children in both the Baseline and Competition conditions. Interestingly, children in the Competition condition did not select the lowest valued option (which was salient in that condition) more often than in the Baseline condition. This suggests that simple salience-seeking did not drive children’s choices. </w:t>
      </w:r>
      <w:r w:rsidR="00A76FBA">
        <w:rPr>
          <w:sz w:val="22"/>
          <w:szCs w:val="22"/>
        </w:rPr>
        <w:t xml:space="preserve">Adults exploited the highest value option in all conditions and selected the lowest option more often when it was salient (in the Competition condition). </w:t>
      </w:r>
      <w:r w:rsidRPr="00F75439">
        <w:rPr>
          <w:sz w:val="22"/>
          <w:szCs w:val="22"/>
        </w:rPr>
        <w:t>Error bars reflect standard errors of the mean.</w:t>
      </w:r>
    </w:p>
    <w:p w:rsidR="00465E60" w:rsidRDefault="00465E60" w:rsidP="00B378D3">
      <w:pPr>
        <w:spacing w:line="480" w:lineRule="auto"/>
        <w:ind w:firstLine="720"/>
        <w:jc w:val="left"/>
        <w:rPr>
          <w:sz w:val="24"/>
          <w:szCs w:val="24"/>
        </w:rPr>
      </w:pPr>
    </w:p>
    <w:p w:rsidR="007C32C6" w:rsidRDefault="00994A1F" w:rsidP="00083BE7">
      <w:pPr>
        <w:spacing w:line="480" w:lineRule="auto"/>
        <w:ind w:firstLine="720"/>
        <w:jc w:val="left"/>
        <w:rPr>
          <w:sz w:val="24"/>
          <w:szCs w:val="24"/>
        </w:rPr>
      </w:pPr>
      <w:r>
        <w:rPr>
          <w:sz w:val="24"/>
          <w:szCs w:val="24"/>
        </w:rPr>
        <w:t>A 3x2 (age by condition) ANOVA</w:t>
      </w:r>
      <w:r w:rsidR="001C1984">
        <w:rPr>
          <w:sz w:val="24"/>
          <w:szCs w:val="24"/>
        </w:rPr>
        <w:t xml:space="preserve"> on </w:t>
      </w:r>
      <w:r w:rsidR="007C32C6">
        <w:rPr>
          <w:sz w:val="24"/>
          <w:szCs w:val="24"/>
        </w:rPr>
        <w:t xml:space="preserve">switch proportions </w:t>
      </w:r>
      <w:r>
        <w:rPr>
          <w:sz w:val="24"/>
          <w:szCs w:val="24"/>
        </w:rPr>
        <w:t>revealed a main effect of age group</w:t>
      </w:r>
      <w:r w:rsidR="001C1984">
        <w:rPr>
          <w:sz w:val="24"/>
          <w:szCs w:val="24"/>
        </w:rPr>
        <w:t xml:space="preserve">, </w:t>
      </w:r>
      <w:r w:rsidR="001C1984">
        <w:rPr>
          <w:i/>
          <w:iCs/>
          <w:sz w:val="24"/>
          <w:szCs w:val="24"/>
        </w:rPr>
        <w:t>F</w:t>
      </w:r>
      <w:r w:rsidR="001C1984">
        <w:rPr>
          <w:sz w:val="24"/>
          <w:szCs w:val="24"/>
        </w:rPr>
        <w:t xml:space="preserve">(1,212)=577.83, </w:t>
      </w:r>
      <w:r w:rsidR="001C1984">
        <w:rPr>
          <w:i/>
          <w:iCs/>
          <w:sz w:val="24"/>
          <w:szCs w:val="24"/>
        </w:rPr>
        <w:t>p</w:t>
      </w:r>
      <w:r w:rsidR="001C1984">
        <w:rPr>
          <w:sz w:val="24"/>
          <w:szCs w:val="24"/>
        </w:rPr>
        <w:t>&lt;0.001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=0.73,</w:t>
      </w:r>
      <w:r>
        <w:rPr>
          <w:sz w:val="24"/>
          <w:szCs w:val="24"/>
        </w:rPr>
        <w:t xml:space="preserve"> a main effect of condition</w:t>
      </w:r>
      <w:r w:rsidR="001C1984">
        <w:rPr>
          <w:sz w:val="24"/>
          <w:szCs w:val="24"/>
        </w:rPr>
        <w:t xml:space="preserve">, </w:t>
      </w:r>
      <w:r w:rsidR="001C1984">
        <w:rPr>
          <w:i/>
          <w:iCs/>
          <w:sz w:val="24"/>
          <w:szCs w:val="24"/>
        </w:rPr>
        <w:t>F</w:t>
      </w:r>
      <w:r w:rsidR="001C1984">
        <w:rPr>
          <w:sz w:val="24"/>
          <w:szCs w:val="24"/>
        </w:rPr>
        <w:t xml:space="preserve">(2,212)=17.86, </w:t>
      </w:r>
      <w:r w:rsidR="001C1984">
        <w:rPr>
          <w:i/>
          <w:iCs/>
          <w:sz w:val="24"/>
          <w:szCs w:val="24"/>
        </w:rPr>
        <w:t>p</w:t>
      </w:r>
      <w:r w:rsidR="001C1984">
        <w:rPr>
          <w:sz w:val="24"/>
          <w:szCs w:val="24"/>
        </w:rPr>
        <w:t>&lt;0.001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=0.14,</w:t>
      </w:r>
      <w:r>
        <w:rPr>
          <w:sz w:val="24"/>
          <w:szCs w:val="24"/>
        </w:rPr>
        <w:t xml:space="preserve"> and a significant interaction</w:t>
      </w:r>
      <w:r w:rsidR="001C1984">
        <w:rPr>
          <w:sz w:val="24"/>
          <w:szCs w:val="24"/>
        </w:rPr>
        <w:t xml:space="preserve">, </w:t>
      </w:r>
      <w:r w:rsidR="001C1984">
        <w:rPr>
          <w:i/>
          <w:iCs/>
          <w:sz w:val="24"/>
          <w:szCs w:val="24"/>
        </w:rPr>
        <w:t>F</w:t>
      </w:r>
      <w:r w:rsidR="001C1984">
        <w:rPr>
          <w:sz w:val="24"/>
          <w:szCs w:val="24"/>
        </w:rPr>
        <w:t xml:space="preserve">(2,212)=12.50, </w:t>
      </w:r>
      <w:r w:rsidR="001C1984">
        <w:rPr>
          <w:i/>
          <w:iCs/>
          <w:sz w:val="24"/>
          <w:szCs w:val="24"/>
        </w:rPr>
        <w:t>p</w:t>
      </w:r>
      <w:r w:rsidR="001C1984">
        <w:rPr>
          <w:sz w:val="24"/>
          <w:szCs w:val="24"/>
        </w:rPr>
        <w:t>&lt;0.001</w:t>
      </w:r>
      <w:r w:rsidR="00754AC6">
        <w:rPr>
          <w:sz w:val="24"/>
          <w:szCs w:val="24"/>
        </w:rPr>
        <w:t>,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754AC6">
        <w:rPr>
          <w:iCs/>
          <w:sz w:val="24"/>
          <w:szCs w:val="24"/>
        </w:rPr>
        <w:t>=0.11</w:t>
      </w:r>
      <w:r>
        <w:rPr>
          <w:sz w:val="24"/>
          <w:szCs w:val="24"/>
        </w:rPr>
        <w:t>.</w:t>
      </w:r>
      <w:r w:rsidR="00083BE7">
        <w:rPr>
          <w:sz w:val="24"/>
          <w:szCs w:val="24"/>
        </w:rPr>
        <w:t xml:space="preserve"> </w:t>
      </w:r>
      <w:r w:rsidR="001C1984">
        <w:rPr>
          <w:sz w:val="24"/>
          <w:szCs w:val="24"/>
        </w:rPr>
        <w:t>For adults,</w:t>
      </w:r>
      <w:r w:rsidR="00E116FF">
        <w:rPr>
          <w:sz w:val="24"/>
          <w:szCs w:val="24"/>
        </w:rPr>
        <w:t xml:space="preserve"> switching was low overall (</w:t>
      </w:r>
      <w:r w:rsidR="00E116FF">
        <w:rPr>
          <w:i/>
          <w:iCs/>
          <w:sz w:val="24"/>
          <w:szCs w:val="24"/>
        </w:rPr>
        <w:t>M</w:t>
      </w:r>
      <w:r w:rsidR="00E116FF">
        <w:rPr>
          <w:sz w:val="24"/>
          <w:szCs w:val="24"/>
        </w:rPr>
        <w:t>=0.117), and</w:t>
      </w:r>
      <w:r w:rsidR="001C1984">
        <w:rPr>
          <w:sz w:val="24"/>
          <w:szCs w:val="24"/>
        </w:rPr>
        <w:t xml:space="preserve"> there was no effect of condition </w:t>
      </w:r>
      <w:r w:rsidR="00E116FF">
        <w:rPr>
          <w:sz w:val="24"/>
          <w:szCs w:val="24"/>
        </w:rPr>
        <w:t xml:space="preserve">on </w:t>
      </w:r>
      <w:r w:rsidR="001C1984">
        <w:rPr>
          <w:sz w:val="24"/>
          <w:szCs w:val="24"/>
        </w:rPr>
        <w:t xml:space="preserve">the proportion of switching responses, </w:t>
      </w:r>
      <w:proofErr w:type="gramStart"/>
      <w:r w:rsidR="001C1984">
        <w:rPr>
          <w:i/>
          <w:iCs/>
          <w:sz w:val="24"/>
          <w:szCs w:val="24"/>
        </w:rPr>
        <w:t>F</w:t>
      </w:r>
      <w:r w:rsidR="001C1984">
        <w:rPr>
          <w:sz w:val="24"/>
          <w:szCs w:val="24"/>
        </w:rPr>
        <w:t>(</w:t>
      </w:r>
      <w:proofErr w:type="gramEnd"/>
      <w:r w:rsidR="001C1984">
        <w:rPr>
          <w:sz w:val="24"/>
          <w:szCs w:val="24"/>
        </w:rPr>
        <w:t xml:space="preserve">2,105)=1.90, </w:t>
      </w:r>
      <w:r w:rsidR="001C1984">
        <w:rPr>
          <w:i/>
          <w:iCs/>
          <w:sz w:val="24"/>
          <w:szCs w:val="24"/>
        </w:rPr>
        <w:t>p</w:t>
      </w:r>
      <w:r w:rsidR="001C1984">
        <w:rPr>
          <w:sz w:val="24"/>
          <w:szCs w:val="24"/>
        </w:rPr>
        <w:t>=0.154</w:t>
      </w:r>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0A20B9" w:rsidRPr="00576389">
        <w:rPr>
          <w:i/>
          <w:sz w:val="24"/>
          <w:szCs w:val="24"/>
        </w:rPr>
        <w:t>=</w:t>
      </w:r>
      <w:r w:rsidR="000A20B9">
        <w:rPr>
          <w:iCs/>
          <w:sz w:val="24"/>
          <w:szCs w:val="24"/>
        </w:rPr>
        <w:t>0.03</w:t>
      </w:r>
      <w:r w:rsidR="001C1984">
        <w:rPr>
          <w:sz w:val="24"/>
          <w:szCs w:val="24"/>
        </w:rPr>
        <w:t>.</w:t>
      </w:r>
    </w:p>
    <w:p w:rsidR="00592F3B" w:rsidDel="00DE7AFA" w:rsidRDefault="007C32C6" w:rsidP="007C32C6">
      <w:pPr>
        <w:spacing w:line="480" w:lineRule="auto"/>
        <w:ind w:firstLine="720"/>
        <w:jc w:val="left"/>
        <w:rPr>
          <w:del w:id="143" w:author="Nate Blanco" w:date="2019-09-08T03:38:00Z"/>
          <w:sz w:val="24"/>
          <w:szCs w:val="24"/>
        </w:rPr>
      </w:pPr>
      <w:r>
        <w:rPr>
          <w:sz w:val="24"/>
          <w:szCs w:val="24"/>
        </w:rPr>
        <w:t xml:space="preserve">Importantly, children’s switch proportions were affected by the saliency manipulation, indicated by </w:t>
      </w:r>
      <w:r w:rsidR="00E01A9E">
        <w:rPr>
          <w:sz w:val="24"/>
          <w:szCs w:val="24"/>
        </w:rPr>
        <w:t xml:space="preserve">a significant effect of condition, </w:t>
      </w:r>
      <w:proofErr w:type="gramStart"/>
      <w:r w:rsidR="00E01A9E" w:rsidRPr="00576389">
        <w:rPr>
          <w:i/>
          <w:sz w:val="24"/>
          <w:szCs w:val="24"/>
        </w:rPr>
        <w:t>F</w:t>
      </w:r>
      <w:r w:rsidR="00E01A9E">
        <w:rPr>
          <w:sz w:val="24"/>
          <w:szCs w:val="24"/>
        </w:rPr>
        <w:t>(</w:t>
      </w:r>
      <w:proofErr w:type="gramEnd"/>
      <w:r w:rsidR="00E01A9E">
        <w:rPr>
          <w:sz w:val="24"/>
          <w:szCs w:val="24"/>
        </w:rPr>
        <w:t>2,107)=17.42</w:t>
      </w:r>
      <w:r w:rsidR="00E01A9E" w:rsidRPr="00576389">
        <w:rPr>
          <w:sz w:val="24"/>
          <w:szCs w:val="24"/>
        </w:rPr>
        <w:t xml:space="preserve">, </w:t>
      </w:r>
      <w:r w:rsidR="00E01A9E" w:rsidRPr="00576389">
        <w:rPr>
          <w:i/>
          <w:sz w:val="24"/>
          <w:szCs w:val="24"/>
        </w:rPr>
        <w:t>p</w:t>
      </w:r>
      <w:r w:rsidR="00E01A9E">
        <w:rPr>
          <w:sz w:val="24"/>
          <w:szCs w:val="24"/>
        </w:rPr>
        <w:t>&lt;</w:t>
      </w:r>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E01A9E" w:rsidRPr="00576389">
        <w:rPr>
          <w:i/>
          <w:sz w:val="24"/>
          <w:szCs w:val="24"/>
        </w:rPr>
        <w:t>=</w:t>
      </w:r>
      <w:r w:rsidR="00E01A9E" w:rsidRPr="00576389">
        <w:rPr>
          <w:sz w:val="24"/>
          <w:szCs w:val="24"/>
        </w:rPr>
        <w:t>0.</w:t>
      </w:r>
      <w:r w:rsidR="00ED44F1">
        <w:rPr>
          <w:sz w:val="24"/>
          <w:szCs w:val="24"/>
        </w:rPr>
        <w:t>2</w:t>
      </w:r>
      <w:r w:rsidR="000A20B9">
        <w:rPr>
          <w:sz w:val="24"/>
          <w:szCs w:val="24"/>
        </w:rPr>
        <w:t>5</w:t>
      </w:r>
      <w:r w:rsidR="00ED44F1">
        <w:rPr>
          <w:sz w:val="24"/>
          <w:szCs w:val="24"/>
        </w:rPr>
        <w:t>.</w:t>
      </w:r>
      <w:r w:rsidR="008B4EFE">
        <w:rPr>
          <w:sz w:val="24"/>
          <w:szCs w:val="24"/>
        </w:rPr>
        <w:t xml:space="preserve"> </w:t>
      </w:r>
      <w:r w:rsidR="00083BE7">
        <w:rPr>
          <w:sz w:val="24"/>
          <w:szCs w:val="24"/>
        </w:rPr>
        <w:t xml:space="preserve">Children </w:t>
      </w:r>
      <w:r w:rsidR="00272A0D">
        <w:rPr>
          <w:sz w:val="24"/>
          <w:szCs w:val="24"/>
        </w:rPr>
        <w:t>in the Congruent (</w:t>
      </w:r>
      <w:r w:rsidR="00272A0D" w:rsidRPr="001C5EB7">
        <w:rPr>
          <w:i/>
          <w:sz w:val="24"/>
          <w:szCs w:val="24"/>
        </w:rPr>
        <w:t>M</w:t>
      </w:r>
      <w:r w:rsidR="00272A0D">
        <w:rPr>
          <w:sz w:val="24"/>
          <w:szCs w:val="24"/>
        </w:rPr>
        <w:t xml:space="preserve">=0.56), </w:t>
      </w:r>
      <w:proofErr w:type="gramStart"/>
      <w:r w:rsidR="00272A0D" w:rsidRPr="00576389">
        <w:rPr>
          <w:i/>
          <w:sz w:val="24"/>
          <w:szCs w:val="24"/>
        </w:rPr>
        <w:t>t</w:t>
      </w:r>
      <w:r w:rsidR="00272A0D">
        <w:rPr>
          <w:sz w:val="24"/>
          <w:szCs w:val="24"/>
        </w:rPr>
        <w:t>(</w:t>
      </w:r>
      <w:proofErr w:type="gramEnd"/>
      <w:r w:rsidR="00272A0D">
        <w:rPr>
          <w:sz w:val="24"/>
          <w:szCs w:val="24"/>
        </w:rPr>
        <w:t>71)=5.57</w:t>
      </w:r>
      <w:r w:rsidR="00272A0D" w:rsidRPr="00576389">
        <w:rPr>
          <w:sz w:val="24"/>
          <w:szCs w:val="24"/>
        </w:rPr>
        <w:t xml:space="preserve">, </w:t>
      </w:r>
      <w:r w:rsidR="00272A0D" w:rsidRPr="00576389">
        <w:rPr>
          <w:i/>
          <w:sz w:val="24"/>
          <w:szCs w:val="24"/>
        </w:rPr>
        <w:t>p</w:t>
      </w:r>
      <w:r w:rsidR="00272A0D">
        <w:rPr>
          <w:sz w:val="24"/>
          <w:szCs w:val="24"/>
        </w:rPr>
        <w:t>&lt;0.001</w:t>
      </w:r>
      <w:r w:rsidR="00272A0D" w:rsidRPr="00576389">
        <w:rPr>
          <w:sz w:val="24"/>
          <w:szCs w:val="24"/>
        </w:rPr>
        <w:t xml:space="preserve">, </w:t>
      </w:r>
      <w:r w:rsidR="00272A0D" w:rsidRPr="00576389">
        <w:rPr>
          <w:i/>
          <w:sz w:val="24"/>
          <w:szCs w:val="24"/>
        </w:rPr>
        <w:t>d</w:t>
      </w:r>
      <w:r w:rsidR="00272A0D" w:rsidRPr="00576389">
        <w:rPr>
          <w:sz w:val="24"/>
          <w:szCs w:val="24"/>
        </w:rPr>
        <w:t>=</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72A0D">
        <w:rPr>
          <w:sz w:val="24"/>
          <w:szCs w:val="24"/>
        </w:rPr>
        <w:t xml:space="preserve">=0.77), </w:t>
      </w:r>
      <w:r w:rsidR="00272A0D" w:rsidRPr="00576389">
        <w:rPr>
          <w:i/>
          <w:sz w:val="24"/>
          <w:szCs w:val="24"/>
        </w:rPr>
        <w:t>t</w:t>
      </w:r>
      <w:r w:rsidR="00272A0D">
        <w:rPr>
          <w:sz w:val="24"/>
          <w:szCs w:val="24"/>
        </w:rPr>
        <w:t>(71)=3.22</w:t>
      </w:r>
      <w:r w:rsidR="00272A0D" w:rsidRPr="00576389">
        <w:rPr>
          <w:sz w:val="24"/>
          <w:szCs w:val="24"/>
        </w:rPr>
        <w:t xml:space="preserve">, </w:t>
      </w:r>
      <w:r w:rsidR="00272A0D" w:rsidRPr="00576389">
        <w:rPr>
          <w:i/>
          <w:sz w:val="24"/>
          <w:szCs w:val="24"/>
        </w:rPr>
        <w:t>p</w:t>
      </w:r>
      <w:r w:rsidR="00272A0D">
        <w:rPr>
          <w:sz w:val="24"/>
          <w:szCs w:val="24"/>
        </w:rPr>
        <w:t>=0.002</w:t>
      </w:r>
      <w:r w:rsidR="00272A0D" w:rsidRPr="00576389">
        <w:rPr>
          <w:sz w:val="24"/>
          <w:szCs w:val="24"/>
        </w:rPr>
        <w:t xml:space="preserve">, </w:t>
      </w:r>
      <w:r w:rsidR="00272A0D" w:rsidRPr="00576389">
        <w:rPr>
          <w:i/>
          <w:sz w:val="24"/>
          <w:szCs w:val="24"/>
        </w:rPr>
        <w:t>d</w:t>
      </w:r>
      <w:r w:rsidR="00272A0D" w:rsidRPr="00576389">
        <w:rPr>
          <w:sz w:val="24"/>
          <w:szCs w:val="24"/>
        </w:rPr>
        <w:t>=</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r w:rsidR="001C5EB7">
        <w:rPr>
          <w:sz w:val="24"/>
          <w:szCs w:val="24"/>
        </w:rPr>
        <w:t xml:space="preserve"> (</w:t>
      </w:r>
      <w:r w:rsidR="001C5EB7" w:rsidRPr="001C5EB7">
        <w:rPr>
          <w:i/>
          <w:sz w:val="24"/>
          <w:szCs w:val="24"/>
        </w:rPr>
        <w:t>M</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)=3.04</w:t>
      </w:r>
      <w:r w:rsidR="004D79C6" w:rsidRPr="00576389">
        <w:rPr>
          <w:sz w:val="24"/>
          <w:szCs w:val="24"/>
        </w:rPr>
        <w:t xml:space="preserve">, </w:t>
      </w:r>
      <w:r w:rsidR="004D79C6" w:rsidRPr="00576389">
        <w:rPr>
          <w:i/>
          <w:sz w:val="24"/>
          <w:szCs w:val="24"/>
        </w:rPr>
        <w:t>p</w:t>
      </w:r>
      <w:r w:rsidR="004D79C6">
        <w:rPr>
          <w:sz w:val="24"/>
          <w:szCs w:val="24"/>
        </w:rPr>
        <w:t>=0.003</w:t>
      </w:r>
      <w:r w:rsidR="004D79C6" w:rsidRPr="00576389">
        <w:rPr>
          <w:sz w:val="24"/>
          <w:szCs w:val="24"/>
        </w:rPr>
        <w:t xml:space="preserve">, </w:t>
      </w:r>
      <w:r w:rsidR="004D79C6" w:rsidRPr="00576389">
        <w:rPr>
          <w:i/>
          <w:sz w:val="24"/>
          <w:szCs w:val="24"/>
        </w:rPr>
        <w:t>d</w:t>
      </w:r>
      <w:r w:rsidR="004D79C6" w:rsidRPr="00576389">
        <w:rPr>
          <w:sz w:val="24"/>
          <w:szCs w:val="24"/>
        </w:rPr>
        <w:t>=</w:t>
      </w:r>
      <w:r w:rsidR="0053443E">
        <w:rPr>
          <w:sz w:val="24"/>
          <w:szCs w:val="24"/>
        </w:rPr>
        <w:t>0.71</w:t>
      </w:r>
      <w:r w:rsidR="004D79C6">
        <w:rPr>
          <w:sz w:val="24"/>
          <w:szCs w:val="24"/>
        </w:rPr>
        <w:t>.</w:t>
      </w:r>
      <w:r w:rsidR="00450AC0">
        <w:rPr>
          <w:sz w:val="24"/>
          <w:szCs w:val="24"/>
        </w:rPr>
        <w:t xml:space="preserve"> It is not surprising </w:t>
      </w:r>
      <w:r w:rsidR="001918C3">
        <w:rPr>
          <w:sz w:val="24"/>
          <w:szCs w:val="24"/>
        </w:rPr>
        <w:t xml:space="preserve">switching was </w:t>
      </w:r>
      <w:ins w:id="144" w:author="Vladimir M. Sloutsky" w:date="2019-09-10T10:56:00Z">
        <w:r w:rsidR="00C7228E">
          <w:rPr>
            <w:sz w:val="24"/>
            <w:szCs w:val="24"/>
          </w:rPr>
          <w:t xml:space="preserve">relatively </w:t>
        </w:r>
      </w:ins>
      <w:r w:rsidR="001918C3">
        <w:rPr>
          <w:sz w:val="24"/>
          <w:szCs w:val="24"/>
        </w:rPr>
        <w:t>low in the</w:t>
      </w:r>
      <w:r w:rsidR="00450AC0">
        <w:rPr>
          <w:sz w:val="24"/>
          <w:szCs w:val="24"/>
        </w:rPr>
        <w:t xml:space="preserve"> Congruent condition </w:t>
      </w:r>
      <w:r w:rsidR="001918C3">
        <w:rPr>
          <w:sz w:val="24"/>
          <w:szCs w:val="24"/>
        </w:rPr>
        <w:t>since children were</w:t>
      </w:r>
      <w:r w:rsidR="00450AC0">
        <w:rPr>
          <w:sz w:val="24"/>
          <w:szCs w:val="24"/>
        </w:rPr>
        <w:t xml:space="preserve"> exploit</w:t>
      </w:r>
      <w:r w:rsidR="001918C3">
        <w:rPr>
          <w:sz w:val="24"/>
          <w:szCs w:val="24"/>
        </w:rPr>
        <w:t>ing</w:t>
      </w:r>
      <w:r w:rsidR="00450AC0">
        <w:rPr>
          <w:sz w:val="24"/>
          <w:szCs w:val="24"/>
        </w:rPr>
        <w:t xml:space="preserve"> the best option</w:t>
      </w:r>
      <w:r w:rsidR="00083BE7">
        <w:rPr>
          <w:sz w:val="24"/>
          <w:szCs w:val="24"/>
        </w:rPr>
        <w:t>. B</w:t>
      </w:r>
      <w:r w:rsidR="00450AC0">
        <w:rPr>
          <w:sz w:val="24"/>
          <w:szCs w:val="24"/>
        </w:rPr>
        <w:t>ut</w:t>
      </w:r>
      <w:r w:rsidR="001918C3">
        <w:rPr>
          <w:sz w:val="24"/>
          <w:szCs w:val="24"/>
        </w:rPr>
        <w:t>,</w:t>
      </w:r>
      <w:r w:rsidR="00450AC0">
        <w:rPr>
          <w:sz w:val="24"/>
          <w:szCs w:val="24"/>
        </w:rPr>
        <w:t xml:space="preserve"> it is surprising that switching </w:t>
      </w:r>
      <w:r w:rsidR="00915CF1">
        <w:rPr>
          <w:sz w:val="24"/>
          <w:szCs w:val="24"/>
        </w:rPr>
        <w:t>wa</w:t>
      </w:r>
      <w:r w:rsidR="00450AC0">
        <w:rPr>
          <w:sz w:val="24"/>
          <w:szCs w:val="24"/>
        </w:rPr>
        <w:t xml:space="preserve">s </w:t>
      </w:r>
      <w:ins w:id="145" w:author="Vladimir M. Sloutsky" w:date="2019-09-10T10:57:00Z">
        <w:r w:rsidR="00C7228E">
          <w:rPr>
            <w:sz w:val="24"/>
            <w:szCs w:val="24"/>
          </w:rPr>
          <w:t xml:space="preserve">relatively </w:t>
        </w:r>
      </w:ins>
      <w:del w:id="146" w:author="Vladimir M. Sloutsky" w:date="2019-09-10T10:57:00Z">
        <w:r w:rsidR="00CA179B" w:rsidDel="00C7228E">
          <w:rPr>
            <w:sz w:val="24"/>
            <w:szCs w:val="24"/>
          </w:rPr>
          <w:delText>a</w:delText>
        </w:r>
        <w:r w:rsidR="00083BE7" w:rsidDel="00C7228E">
          <w:rPr>
            <w:sz w:val="24"/>
            <w:szCs w:val="24"/>
          </w:rPr>
          <w:delText xml:space="preserve">ffected </w:delText>
        </w:r>
      </w:del>
      <w:proofErr w:type="spellStart"/>
      <w:ins w:id="147" w:author="Vladimir M. Sloutsky" w:date="2019-09-10T10:57:00Z">
        <w:r w:rsidR="00C7228E">
          <w:rPr>
            <w:sz w:val="24"/>
            <w:szCs w:val="24"/>
          </w:rPr>
          <w:t>low</w:t>
        </w:r>
      </w:ins>
      <w:r w:rsidR="00450AC0">
        <w:rPr>
          <w:sz w:val="24"/>
          <w:szCs w:val="24"/>
        </w:rPr>
        <w:t>in</w:t>
      </w:r>
      <w:proofErr w:type="spellEnd"/>
      <w:r w:rsidR="00450AC0">
        <w:rPr>
          <w:sz w:val="24"/>
          <w:szCs w:val="24"/>
        </w:rPr>
        <w:t xml:space="preserve"> the Competition condition despite no increase in exploitation.</w:t>
      </w:r>
    </w:p>
    <w:p w:rsidR="00592F3B" w:rsidRDefault="00592F3B">
      <w:pPr>
        <w:spacing w:line="480" w:lineRule="auto"/>
        <w:ind w:firstLine="720"/>
        <w:jc w:val="left"/>
        <w:rPr>
          <w:sz w:val="24"/>
          <w:szCs w:val="24"/>
        </w:rPr>
        <w:pPrChange w:id="148" w:author="Nate Blanco" w:date="2019-09-08T03:38:00Z">
          <w:pPr>
            <w:ind w:firstLine="0"/>
            <w:jc w:val="left"/>
          </w:pPr>
        </w:pPrChange>
      </w:pPr>
      <w:del w:id="149" w:author="Nate Blanco" w:date="2019-09-08T03:38:00Z">
        <w:r w:rsidDel="00DE7AFA">
          <w:rPr>
            <w:sz w:val="24"/>
            <w:szCs w:val="24"/>
          </w:rPr>
          <w:br w:type="page"/>
        </w:r>
      </w:del>
    </w:p>
    <w:p w:rsidR="00576389" w:rsidRDefault="00576389" w:rsidP="007C32C6">
      <w:pPr>
        <w:spacing w:line="480" w:lineRule="auto"/>
        <w:ind w:firstLine="720"/>
        <w:jc w:val="left"/>
        <w:rPr>
          <w:sz w:val="24"/>
          <w:szCs w:val="24"/>
        </w:rPr>
      </w:pPr>
    </w:p>
    <w:p w:rsidR="00465E60" w:rsidRPr="00262B49" w:rsidRDefault="007E0F4B" w:rsidP="00465E60">
      <w:pPr>
        <w:spacing w:line="480" w:lineRule="auto"/>
        <w:ind w:firstLine="0"/>
        <w:jc w:val="left"/>
        <w:rPr>
          <w:sz w:val="24"/>
          <w:szCs w:val="24"/>
        </w:rPr>
      </w:pPr>
      <w:r>
        <w:rPr>
          <w:noProof/>
          <w:sz w:val="24"/>
          <w:szCs w:val="24"/>
        </w:rPr>
        <w:drawing>
          <wp:inline distT="0" distB="0" distL="0" distR="0" wp14:anchorId="3CD1569B" wp14:editId="59D2734B">
            <wp:extent cx="4563208" cy="264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9">
                      <a:extLst>
                        <a:ext uri="{28A0092B-C50C-407E-A947-70E740481C1C}">
                          <a14:useLocalDpi xmlns:a14="http://schemas.microsoft.com/office/drawing/2010/main" val="0"/>
                        </a:ext>
                      </a:extLst>
                    </a:blip>
                    <a:stretch>
                      <a:fillRect/>
                    </a:stretch>
                  </pic:blipFill>
                  <pic:spPr>
                    <a:xfrm>
                      <a:off x="0" y="0"/>
                      <a:ext cx="4587673" cy="2656537"/>
                    </a:xfrm>
                    <a:prstGeom prst="rect">
                      <a:avLst/>
                    </a:prstGeom>
                  </pic:spPr>
                </pic:pic>
              </a:graphicData>
            </a:graphic>
          </wp:inline>
        </w:drawing>
      </w:r>
    </w:p>
    <w:p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r w:rsidR="004A0FA5">
        <w:rPr>
          <w:sz w:val="22"/>
          <w:szCs w:val="22"/>
        </w:rPr>
        <w:t xml:space="preserve"> for children</w:t>
      </w:r>
      <w:r w:rsidRPr="00F75439">
        <w:rPr>
          <w:sz w:val="22"/>
          <w:szCs w:val="22"/>
        </w:rPr>
        <w:t xml:space="preserve"> in the Baseline condition suggest elevated exploration levels. </w:t>
      </w:r>
      <w:r w:rsidR="004A0FA5">
        <w:rPr>
          <w:sz w:val="22"/>
          <w:szCs w:val="22"/>
        </w:rPr>
        <w:t>Children’s s</w:t>
      </w:r>
      <w:r w:rsidRPr="00F75439">
        <w:rPr>
          <w:sz w:val="22"/>
          <w:szCs w:val="22"/>
        </w:rPr>
        <w:t>witch proportions are less than the Baseline in both salience conditions.</w:t>
      </w:r>
      <w:r w:rsidR="005D2EFD">
        <w:rPr>
          <w:sz w:val="22"/>
          <w:szCs w:val="22"/>
        </w:rPr>
        <w:t xml:space="preserve"> In contrast, adults rarely switch, instead exploiting the best option.</w:t>
      </w:r>
      <w:r w:rsidRPr="00F75439">
        <w:rPr>
          <w:sz w:val="22"/>
          <w:szCs w:val="22"/>
        </w:rPr>
        <w:t xml:space="preserve"> Dots represent individual participants.</w:t>
      </w:r>
    </w:p>
    <w:p w:rsidR="00465E60" w:rsidRPr="00430525" w:rsidRDefault="00465E60" w:rsidP="00B378D3">
      <w:pPr>
        <w:spacing w:line="480" w:lineRule="auto"/>
        <w:ind w:firstLine="720"/>
        <w:jc w:val="left"/>
        <w:rPr>
          <w:sz w:val="24"/>
          <w:szCs w:val="24"/>
        </w:rPr>
      </w:pPr>
    </w:p>
    <w:p w:rsidR="00576389" w:rsidRPr="00576389" w:rsidRDefault="00576389" w:rsidP="00576389">
      <w:pPr>
        <w:spacing w:line="480" w:lineRule="auto"/>
        <w:ind w:firstLine="0"/>
        <w:jc w:val="left"/>
        <w:rPr>
          <w:i/>
          <w:sz w:val="24"/>
          <w:szCs w:val="24"/>
        </w:rPr>
      </w:pPr>
      <w:r w:rsidRPr="00576389">
        <w:rPr>
          <w:i/>
          <w:sz w:val="24"/>
          <w:szCs w:val="24"/>
        </w:rPr>
        <w:t>Computational Modeling</w:t>
      </w:r>
    </w:p>
    <w:p w:rsidR="00576389" w:rsidRPr="00576389" w:rsidRDefault="00576389" w:rsidP="00127CD9">
      <w:pPr>
        <w:spacing w:line="480" w:lineRule="auto"/>
        <w:ind w:firstLine="720"/>
        <w:jc w:val="left"/>
        <w:rPr>
          <w:sz w:val="24"/>
          <w:szCs w:val="24"/>
        </w:rPr>
      </w:pPr>
      <w:r w:rsidRPr="00576389">
        <w:rPr>
          <w:sz w:val="24"/>
          <w:szCs w:val="24"/>
        </w:rPr>
        <w:t>In order to examine the effect</w:t>
      </w:r>
      <w:r w:rsidR="006A4F0B">
        <w:rPr>
          <w:sz w:val="24"/>
          <w:szCs w:val="24"/>
        </w:rPr>
        <w:t>s</w:t>
      </w:r>
      <w:r w:rsidRPr="00576389">
        <w:rPr>
          <w:sz w:val="24"/>
          <w:szCs w:val="24"/>
        </w:rPr>
        <w:t xml:space="preserve"> of the salienc</w:t>
      </w:r>
      <w:r w:rsidR="006A4F0B">
        <w:rPr>
          <w:sz w:val="24"/>
          <w:szCs w:val="24"/>
        </w:rPr>
        <w:t>e</w:t>
      </w:r>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1998) that included the potential for both systematic and random exploration</w:t>
      </w:r>
      <w:r w:rsidR="0092241D">
        <w:rPr>
          <w:sz w:val="24"/>
          <w:szCs w:val="24"/>
        </w:rPr>
        <w:t xml:space="preserve"> (Blanco &amp; Sloutsky, 2019 </w:t>
      </w:r>
      <w:proofErr w:type="spellStart"/>
      <w:r w:rsidR="0092241D">
        <w:rPr>
          <w:i/>
          <w:iCs/>
          <w:sz w:val="24"/>
          <w:szCs w:val="24"/>
        </w:rPr>
        <w:t>P</w:t>
      </w:r>
      <w:ins w:id="150" w:author="Nate Blanco" w:date="2019-09-07T13:09:00Z">
        <w:r w:rsidR="00714E80">
          <w:rPr>
            <w:i/>
            <w:iCs/>
            <w:sz w:val="24"/>
            <w:szCs w:val="24"/>
          </w:rPr>
          <w:t>syAr</w:t>
        </w:r>
      </w:ins>
      <w:ins w:id="151" w:author="Nate Blanco" w:date="2019-09-07T13:10:00Z">
        <w:r w:rsidR="00714E80">
          <w:rPr>
            <w:i/>
            <w:iCs/>
            <w:sz w:val="24"/>
            <w:szCs w:val="24"/>
          </w:rPr>
          <w:t>Xiv</w:t>
        </w:r>
      </w:ins>
      <w:proofErr w:type="spellEnd"/>
      <w:del w:id="152" w:author="Nate Blanco" w:date="2019-09-07T13:09:00Z">
        <w:r w:rsidR="0092241D" w:rsidDel="00714E80">
          <w:rPr>
            <w:i/>
            <w:iCs/>
            <w:sz w:val="24"/>
            <w:szCs w:val="24"/>
          </w:rPr>
          <w:delText>reprint</w:delText>
        </w:r>
      </w:del>
      <w:r w:rsidR="0092241D">
        <w:rPr>
          <w:sz w:val="24"/>
          <w:szCs w:val="24"/>
        </w:rPr>
        <w:t>)</w:t>
      </w:r>
      <w:r w:rsidRPr="00576389">
        <w:rPr>
          <w:sz w:val="24"/>
          <w:szCs w:val="24"/>
        </w:rPr>
        <w:t xml:space="preserve">. </w:t>
      </w:r>
      <w:commentRangeStart w:id="153"/>
      <w:r w:rsidR="00127CD9" w:rsidRPr="00127CD9">
        <w:rPr>
          <w:sz w:val="24"/>
          <w:szCs w:val="24"/>
        </w:rPr>
        <w:t>The model used prediction errors to learn expected reward values for each option using the following equation</w:t>
      </w:r>
      <w:r w:rsidRPr="00576389">
        <w:rPr>
          <w:sz w:val="24"/>
          <w:szCs w:val="24"/>
        </w:rPr>
        <w:t>:</w:t>
      </w:r>
    </w:p>
    <w:p w:rsidR="00576389" w:rsidRPr="00576389" w:rsidRDefault="00D93E9F"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rsidR="00576389" w:rsidRPr="00576389" w:rsidRDefault="00576389" w:rsidP="008977E1">
      <w:pPr>
        <w:spacing w:line="480" w:lineRule="auto"/>
        <w:ind w:firstLine="0"/>
        <w:jc w:val="left"/>
        <w:rPr>
          <w:sz w:val="24"/>
          <w:szCs w:val="24"/>
        </w:rPr>
      </w:pPr>
    </w:p>
    <w:p w:rsidR="00576389" w:rsidRPr="00576389" w:rsidRDefault="00576389" w:rsidP="002D2CE9">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 xml:space="preserve">is the learning rate (a free parameter). </w:t>
      </w:r>
      <w:commentRangeEnd w:id="153"/>
      <w:r w:rsidR="006A7699">
        <w:rPr>
          <w:rStyle w:val="CommentReference"/>
        </w:rPr>
        <w:commentReference w:id="153"/>
      </w:r>
      <w:r w:rsidRPr="00576389">
        <w:rPr>
          <w:sz w:val="24"/>
          <w:szCs w:val="24"/>
        </w:rPr>
        <w:t>It then made choices according to the following function:</w:t>
      </w:r>
    </w:p>
    <w:p w:rsidR="00576389" w:rsidRPr="00576389" w:rsidRDefault="00576389" w:rsidP="00576389">
      <w:pPr>
        <w:spacing w:line="480" w:lineRule="auto"/>
        <w:ind w:firstLine="720"/>
        <w:jc w:val="left"/>
        <w:rPr>
          <w:sz w:val="24"/>
          <w:szCs w:val="24"/>
        </w:rPr>
      </w:pPr>
    </w:p>
    <w:p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rsidR="00576389" w:rsidRPr="00576389" w:rsidRDefault="00576389" w:rsidP="00576389">
      <w:pPr>
        <w:spacing w:line="480" w:lineRule="auto"/>
        <w:ind w:firstLine="720"/>
        <w:jc w:val="left"/>
        <w:rPr>
          <w:sz w:val="24"/>
          <w:szCs w:val="24"/>
        </w:rPr>
      </w:pPr>
    </w:p>
    <w:p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r w:rsidR="0092241D">
        <w:rPr>
          <w:sz w:val="24"/>
          <w:szCs w:val="24"/>
        </w:rPr>
        <w:t>weights of</w:t>
      </w:r>
      <w:r w:rsidRPr="00576389">
        <w:rPr>
          <w:sz w:val="24"/>
          <w:szCs w:val="24"/>
        </w:rPr>
        <w:t xml:space="preserve"> expected values</w:t>
      </w:r>
      <w:r w:rsidR="0092241D">
        <w:rPr>
          <w:sz w:val="24"/>
          <w:szCs w:val="24"/>
        </w:rPr>
        <w:t xml:space="preserve"> (i.e. exploitation)</w:t>
      </w:r>
      <w:r w:rsidRPr="00576389">
        <w:rPr>
          <w:sz w:val="24"/>
          <w:szCs w:val="24"/>
        </w:rPr>
        <w:t xml:space="preserve"> and lags</w:t>
      </w:r>
      <w:r w:rsidR="0092241D">
        <w:rPr>
          <w:sz w:val="24"/>
          <w:szCs w:val="24"/>
        </w:rPr>
        <w:t xml:space="preserve"> (i.e. systematic exploration)</w:t>
      </w:r>
      <w:r w:rsidRPr="00576389">
        <w:rPr>
          <w:sz w:val="24"/>
          <w:szCs w:val="24"/>
        </w:rPr>
        <w:t xml:space="preserve"> </w:t>
      </w:r>
      <w:r w:rsidR="0092241D">
        <w:rPr>
          <w:sz w:val="24"/>
          <w:szCs w:val="24"/>
        </w:rPr>
        <w:t>in determining</w:t>
      </w:r>
      <w:r w:rsidR="0092241D" w:rsidRPr="00576389">
        <w:rPr>
          <w:sz w:val="24"/>
          <w:szCs w:val="24"/>
        </w:rPr>
        <w:t xml:space="preserve"> </w:t>
      </w:r>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ins w:id="154" w:author="Nate Blanco" w:date="2019-09-08T03:39:00Z">
        <w:r w:rsidR="009B22B7">
          <w:rPr>
            <w:sz w:val="24"/>
            <w:szCs w:val="24"/>
          </w:rPr>
          <w:t>=</w:t>
        </w:r>
      </w:ins>
      <w:del w:id="155" w:author="Nate Blanco" w:date="2019-09-08T03:39:00Z">
        <w:r w:rsidRPr="00576389" w:rsidDel="009B22B7">
          <w:rPr>
            <w:sz w:val="24"/>
            <w:szCs w:val="24"/>
          </w:rPr>
          <w:delText xml:space="preserve"> is </w:delText>
        </w:r>
      </w:del>
      <w:r w:rsidRPr="00576389">
        <w:rPr>
          <w:sz w:val="24"/>
          <w:szCs w:val="24"/>
        </w:rPr>
        <w:t xml:space="preserve">0, the model chooses based only on expected value; when </w:t>
      </w:r>
      <w:r w:rsidRPr="00576389">
        <w:rPr>
          <w:i/>
          <w:sz w:val="24"/>
          <w:szCs w:val="24"/>
        </w:rPr>
        <w:sym w:font="Symbol" w:char="F066"/>
      </w:r>
      <w:ins w:id="156" w:author="Nate Blanco" w:date="2019-09-08T03:39:00Z">
        <w:r w:rsidR="009B22B7">
          <w:rPr>
            <w:sz w:val="24"/>
            <w:szCs w:val="24"/>
          </w:rPr>
          <w:t>=</w:t>
        </w:r>
      </w:ins>
      <w:del w:id="157" w:author="Nate Blanco" w:date="2019-09-08T03:39:00Z">
        <w:r w:rsidR="00851B6E" w:rsidDel="009B22B7">
          <w:rPr>
            <w:i/>
            <w:sz w:val="24"/>
            <w:szCs w:val="24"/>
          </w:rPr>
          <w:delText xml:space="preserve"> </w:delText>
        </w:r>
        <w:r w:rsidRPr="00576389" w:rsidDel="009B22B7">
          <w:rPr>
            <w:sz w:val="24"/>
            <w:szCs w:val="24"/>
          </w:rPr>
          <w:delText xml:space="preserve"> is </w:delText>
        </w:r>
      </w:del>
      <w:r w:rsidRPr="00576389">
        <w:rPr>
          <w:sz w:val="24"/>
          <w:szCs w:val="24"/>
        </w:rPr>
        <w:t>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w:t>
      </w:r>
      <w:del w:id="158" w:author="Nate Blanco" w:date="2019-09-08T03:39:00Z">
        <w:r w:rsidRPr="00576389" w:rsidDel="009B22B7">
          <w:rPr>
            <w:sz w:val="24"/>
            <w:szCs w:val="24"/>
          </w:rPr>
          <w:delText xml:space="preserve"> </w:delText>
        </w:r>
      </w:del>
      <w:r w:rsidRPr="00576389">
        <w:rPr>
          <w:sz w:val="24"/>
          <w:szCs w:val="24"/>
        </w:rPr>
        <w:t>0 choice probabilities become completely random</w:t>
      </w:r>
      <w:r w:rsidR="002D2CE9">
        <w:rPr>
          <w:sz w:val="24"/>
          <w:szCs w:val="24"/>
        </w:rPr>
        <w:t xml:space="preserve"> (i.e. equal between all options)</w:t>
      </w:r>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value and lag described above) on every trial.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rsidR="00B12071" w:rsidRPr="00CA68BE" w:rsidRDefault="00B12071" w:rsidP="00B12071">
      <w:pPr>
        <w:spacing w:line="480" w:lineRule="auto"/>
        <w:ind w:firstLine="0"/>
        <w:jc w:val="left"/>
        <w:rPr>
          <w:sz w:val="24"/>
          <w:szCs w:val="24"/>
        </w:rPr>
      </w:pPr>
      <w:r>
        <w:rPr>
          <w:sz w:val="24"/>
          <w:szCs w:val="24"/>
        </w:rPr>
        <w:tab/>
      </w:r>
      <w:r w:rsidR="00576389" w:rsidRPr="00576389">
        <w:rPr>
          <w:sz w:val="24"/>
          <w:szCs w:val="24"/>
        </w:rPr>
        <w:t>The best-fitting parameter values were</w:t>
      </w:r>
      <w:r w:rsidR="001D7496">
        <w:rPr>
          <w:sz w:val="24"/>
          <w:szCs w:val="24"/>
        </w:rPr>
        <w:t xml:space="preserve"> </w:t>
      </w:r>
      <w:r w:rsidR="00576389" w:rsidRPr="00576389">
        <w:rPr>
          <w:sz w:val="24"/>
          <w:szCs w:val="24"/>
        </w:rPr>
        <w:t xml:space="preserve">compared </w:t>
      </w:r>
      <w:r>
        <w:rPr>
          <w:sz w:val="24"/>
          <w:szCs w:val="24"/>
        </w:rPr>
        <w:t>across groups and conditions</w:t>
      </w:r>
      <w:r w:rsidR="00576389" w:rsidRPr="00576389">
        <w:rPr>
          <w:sz w:val="24"/>
          <w:szCs w:val="24"/>
        </w:rPr>
        <w:t xml:space="preserve"> </w:t>
      </w:r>
      <w:r>
        <w:rPr>
          <w:sz w:val="24"/>
          <w:szCs w:val="24"/>
        </w:rPr>
        <w:t xml:space="preserve">to determine the influences of reward, </w:t>
      </w:r>
      <w:commentRangeStart w:id="159"/>
      <w:r>
        <w:rPr>
          <w:sz w:val="24"/>
          <w:szCs w:val="24"/>
        </w:rPr>
        <w:t>systematic switching</w:t>
      </w:r>
      <w:commentRangeEnd w:id="159"/>
      <w:r w:rsidR="00195B0C">
        <w:rPr>
          <w:rStyle w:val="CommentReference"/>
        </w:rPr>
        <w:commentReference w:id="159"/>
      </w:r>
      <w:r>
        <w:rPr>
          <w:sz w:val="24"/>
          <w:szCs w:val="24"/>
        </w:rPr>
        <w:t xml:space="preserve">, and random exploration in determining participants choices </w:t>
      </w:r>
      <w:r w:rsidR="00B9621C">
        <w:rPr>
          <w:sz w:val="24"/>
          <w:szCs w:val="24"/>
        </w:rPr>
        <w:t>(see Figure 4)</w:t>
      </w:r>
      <w:r w:rsidR="00576389" w:rsidRPr="00576389">
        <w:rPr>
          <w:sz w:val="24"/>
          <w:szCs w:val="24"/>
        </w:rPr>
        <w:t>.</w:t>
      </w:r>
      <w:r w:rsidR="006E0F05">
        <w:rPr>
          <w:sz w:val="24"/>
          <w:szCs w:val="24"/>
        </w:rPr>
        <w:t xml:space="preserve"> </w:t>
      </w:r>
      <w:r>
        <w:rPr>
          <w:sz w:val="24"/>
          <w:szCs w:val="24"/>
        </w:rPr>
        <w:t xml:space="preserve">A 3x2 (age by condition) ANOVA on best-fitting </w:t>
      </w:r>
      <w:r w:rsidRPr="00576389">
        <w:rPr>
          <w:i/>
          <w:sz w:val="24"/>
          <w:szCs w:val="24"/>
        </w:rPr>
        <w:sym w:font="Symbol" w:char="F066"/>
      </w:r>
      <w:r w:rsidR="00CA68BE">
        <w:rPr>
          <w:i/>
          <w:sz w:val="24"/>
          <w:szCs w:val="24"/>
        </w:rPr>
        <w:t xml:space="preserve"> </w:t>
      </w:r>
      <w:r w:rsidR="00CA68BE">
        <w:rPr>
          <w:sz w:val="24"/>
          <w:szCs w:val="24"/>
        </w:rPr>
        <w:t>found</w:t>
      </w:r>
      <w:r>
        <w:rPr>
          <w:sz w:val="24"/>
          <w:szCs w:val="24"/>
        </w:rPr>
        <w:t xml:space="preserve"> a main effect of age group, </w:t>
      </w:r>
      <w:r>
        <w:rPr>
          <w:i/>
          <w:iCs/>
          <w:sz w:val="24"/>
          <w:szCs w:val="24"/>
        </w:rPr>
        <w:t>F</w:t>
      </w:r>
      <w:r>
        <w:rPr>
          <w:sz w:val="24"/>
          <w:szCs w:val="24"/>
        </w:rPr>
        <w:t xml:space="preserve">(1,212)=82.11, </w:t>
      </w:r>
      <w:r>
        <w:rPr>
          <w:i/>
          <w:iCs/>
          <w:sz w:val="24"/>
          <w:szCs w:val="24"/>
        </w:rPr>
        <w:t>p</w:t>
      </w:r>
      <w:r>
        <w:rPr>
          <w:sz w:val="24"/>
          <w:szCs w:val="24"/>
        </w:rPr>
        <w:t>&lt;0.001,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28</w:t>
      </w:r>
      <w:r>
        <w:rPr>
          <w:iCs/>
          <w:sz w:val="24"/>
          <w:szCs w:val="24"/>
        </w:rPr>
        <w:t>,</w:t>
      </w:r>
      <w:r>
        <w:rPr>
          <w:sz w:val="24"/>
          <w:szCs w:val="24"/>
        </w:rPr>
        <w:t xml:space="preserve"> a main effect of condition, </w:t>
      </w:r>
      <w:r>
        <w:rPr>
          <w:i/>
          <w:iCs/>
          <w:sz w:val="24"/>
          <w:szCs w:val="24"/>
        </w:rPr>
        <w:t>F</w:t>
      </w:r>
      <w:r>
        <w:rPr>
          <w:sz w:val="24"/>
          <w:szCs w:val="24"/>
        </w:rPr>
        <w:t xml:space="preserve">(2,212)=9.61, </w:t>
      </w:r>
      <w:r>
        <w:rPr>
          <w:i/>
          <w:iCs/>
          <w:sz w:val="24"/>
          <w:szCs w:val="24"/>
        </w:rPr>
        <w:t>p</w:t>
      </w:r>
      <w:r>
        <w:rPr>
          <w:sz w:val="24"/>
          <w:szCs w:val="24"/>
        </w:rPr>
        <w:t>&lt;0.001,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08</w:t>
      </w:r>
      <w:r>
        <w:rPr>
          <w:iCs/>
          <w:sz w:val="24"/>
          <w:szCs w:val="24"/>
        </w:rPr>
        <w:t>,</w:t>
      </w:r>
      <w:r>
        <w:rPr>
          <w:sz w:val="24"/>
          <w:szCs w:val="24"/>
        </w:rPr>
        <w:t xml:space="preserve"> and a significant interaction, </w:t>
      </w:r>
      <w:r>
        <w:rPr>
          <w:i/>
          <w:iCs/>
          <w:sz w:val="24"/>
          <w:szCs w:val="24"/>
        </w:rPr>
        <w:t>F</w:t>
      </w:r>
      <w:r>
        <w:rPr>
          <w:sz w:val="24"/>
          <w:szCs w:val="24"/>
        </w:rPr>
        <w:t xml:space="preserve">(2,212)=6.92, </w:t>
      </w:r>
      <w:r>
        <w:rPr>
          <w:i/>
          <w:iCs/>
          <w:sz w:val="24"/>
          <w:szCs w:val="24"/>
        </w:rPr>
        <w:t>p</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Pr>
          <w:iCs/>
          <w:sz w:val="24"/>
          <w:szCs w:val="24"/>
        </w:rPr>
        <w:t>=0.</w:t>
      </w:r>
      <w:r w:rsidR="006E0F05">
        <w:rPr>
          <w:iCs/>
          <w:sz w:val="24"/>
          <w:szCs w:val="24"/>
        </w:rPr>
        <w:t>06</w:t>
      </w:r>
      <w:r>
        <w:rPr>
          <w:sz w:val="24"/>
          <w:szCs w:val="24"/>
        </w:rPr>
        <w:t>.</w:t>
      </w:r>
      <w:r w:rsidR="006E0F05">
        <w:rPr>
          <w:sz w:val="24"/>
          <w:szCs w:val="24"/>
        </w:rPr>
        <w:t xml:space="preserve"> </w:t>
      </w:r>
      <w:r w:rsidR="003372BA">
        <w:rPr>
          <w:sz w:val="24"/>
          <w:szCs w:val="24"/>
        </w:rPr>
        <w:t>Specifically, f</w:t>
      </w:r>
      <w:r w:rsidR="006E0F05">
        <w:rPr>
          <w:sz w:val="24"/>
          <w:szCs w:val="24"/>
        </w:rPr>
        <w:t xml:space="preserve">or adults there was no effect of condition, </w:t>
      </w:r>
      <w:r w:rsidR="006E0F05">
        <w:rPr>
          <w:i/>
          <w:iCs/>
          <w:sz w:val="24"/>
          <w:szCs w:val="24"/>
        </w:rPr>
        <w:t>F</w:t>
      </w:r>
      <w:r w:rsidR="006E0F05">
        <w:rPr>
          <w:sz w:val="24"/>
          <w:szCs w:val="24"/>
        </w:rPr>
        <w:t xml:space="preserve">(2,105)=1.62, </w:t>
      </w:r>
      <w:r w:rsidR="006E0F05">
        <w:rPr>
          <w:i/>
          <w:iCs/>
          <w:sz w:val="24"/>
          <w:szCs w:val="24"/>
        </w:rPr>
        <w:t>p</w:t>
      </w:r>
      <w:r w:rsidR="006E0F05">
        <w:rPr>
          <w:sz w:val="24"/>
          <w:szCs w:val="24"/>
        </w:rPr>
        <w:t xml:space="preserve">=0.20, </w:t>
      </w:r>
      <w:r w:rsidR="006E0F05" w:rsidRPr="00576389">
        <w:rPr>
          <w:i/>
          <w:sz w:val="24"/>
          <w:szCs w:val="24"/>
        </w:rPr>
        <w:sym w:font="Symbol" w:char="F068"/>
      </w:r>
      <w:r w:rsidR="006E0F05" w:rsidRPr="00576389">
        <w:rPr>
          <w:i/>
          <w:sz w:val="24"/>
          <w:szCs w:val="24"/>
          <w:vertAlign w:val="superscript"/>
        </w:rPr>
        <w:t>2</w:t>
      </w:r>
      <w:r w:rsidR="006E0F05">
        <w:rPr>
          <w:iCs/>
          <w:sz w:val="24"/>
          <w:szCs w:val="24"/>
        </w:rPr>
        <w:t>=0.03</w:t>
      </w:r>
      <w:r w:rsidR="003372BA">
        <w:rPr>
          <w:iCs/>
          <w:sz w:val="24"/>
          <w:szCs w:val="24"/>
        </w:rPr>
        <w:t>, whereas f</w:t>
      </w:r>
      <w:r w:rsidR="006E0F05">
        <w:rPr>
          <w:iCs/>
          <w:sz w:val="24"/>
          <w:szCs w:val="24"/>
        </w:rPr>
        <w:t xml:space="preserve">or children, there was an effect of condition, </w:t>
      </w:r>
      <w:r w:rsidR="006E0F05">
        <w:rPr>
          <w:i/>
          <w:sz w:val="24"/>
          <w:szCs w:val="24"/>
        </w:rPr>
        <w:t>F</w:t>
      </w:r>
      <w:r w:rsidR="006E0F05">
        <w:rPr>
          <w:iCs/>
          <w:sz w:val="24"/>
          <w:szCs w:val="24"/>
        </w:rPr>
        <w:t xml:space="preserve">(2,107)=8.80, </w:t>
      </w:r>
      <w:r w:rsidR="006E0F05">
        <w:rPr>
          <w:i/>
          <w:sz w:val="24"/>
          <w:szCs w:val="24"/>
        </w:rPr>
        <w:t>p</w:t>
      </w:r>
      <w:r w:rsidR="006E0F05">
        <w:rPr>
          <w:iCs/>
          <w:sz w:val="24"/>
          <w:szCs w:val="24"/>
        </w:rPr>
        <w:t xml:space="preserve">&lt;0.001, </w:t>
      </w:r>
      <w:r w:rsidR="006E0F05" w:rsidRPr="00576389">
        <w:rPr>
          <w:i/>
          <w:sz w:val="24"/>
          <w:szCs w:val="24"/>
        </w:rPr>
        <w:sym w:font="Symbol" w:char="F068"/>
      </w:r>
      <w:r w:rsidR="006E0F05" w:rsidRPr="00576389">
        <w:rPr>
          <w:i/>
          <w:sz w:val="24"/>
          <w:szCs w:val="24"/>
          <w:vertAlign w:val="superscript"/>
        </w:rPr>
        <w:t>2</w:t>
      </w:r>
      <w:r w:rsidR="006E0F05">
        <w:rPr>
          <w:iCs/>
          <w:sz w:val="24"/>
          <w:szCs w:val="24"/>
        </w:rPr>
        <w:t xml:space="preserve">=0.14, such that </w:t>
      </w:r>
      <w:r w:rsidR="006E0F05">
        <w:rPr>
          <w:sz w:val="24"/>
          <w:szCs w:val="24"/>
        </w:rPr>
        <w:t xml:space="preserve">best-fitting </w:t>
      </w:r>
      <w:r w:rsidR="006E0F05" w:rsidRPr="00576389">
        <w:rPr>
          <w:i/>
          <w:sz w:val="24"/>
          <w:szCs w:val="24"/>
        </w:rPr>
        <w:sym w:font="Symbol" w:char="F066"/>
      </w:r>
      <w:r w:rsidR="006E0F05">
        <w:rPr>
          <w:i/>
          <w:sz w:val="24"/>
          <w:szCs w:val="24"/>
        </w:rPr>
        <w:t xml:space="preserve"> </w:t>
      </w:r>
      <w:del w:id="160" w:author="Vladimir M. Sloutsky" w:date="2019-09-10T11:08:00Z">
        <w:r w:rsidR="006E0F05" w:rsidDel="00313D93">
          <w:rPr>
            <w:sz w:val="24"/>
            <w:szCs w:val="24"/>
          </w:rPr>
          <w:delText xml:space="preserve"> </w:delText>
        </w:r>
      </w:del>
      <w:r w:rsidR="006E0F05">
        <w:rPr>
          <w:sz w:val="24"/>
          <w:szCs w:val="24"/>
        </w:rPr>
        <w:t xml:space="preserve">was higher for the Baseline condition compared to both the Congruent, </w:t>
      </w:r>
      <w:r w:rsidR="006E0F05">
        <w:rPr>
          <w:i/>
          <w:iCs/>
          <w:sz w:val="24"/>
          <w:szCs w:val="24"/>
        </w:rPr>
        <w:t>t</w:t>
      </w:r>
      <w:r w:rsidR="006E0F05">
        <w:rPr>
          <w:sz w:val="24"/>
          <w:szCs w:val="24"/>
        </w:rPr>
        <w:t xml:space="preserve">(71)=4.36, </w:t>
      </w:r>
      <w:r w:rsidR="006E0F05">
        <w:rPr>
          <w:i/>
          <w:iCs/>
          <w:sz w:val="24"/>
          <w:szCs w:val="24"/>
        </w:rPr>
        <w:t>p</w:t>
      </w:r>
      <w:r w:rsidR="006E0F05">
        <w:rPr>
          <w:sz w:val="24"/>
          <w:szCs w:val="24"/>
        </w:rPr>
        <w:t xml:space="preserve">&lt;0.001, </w:t>
      </w:r>
      <w:r w:rsidR="006E0F05">
        <w:rPr>
          <w:i/>
          <w:iCs/>
          <w:sz w:val="24"/>
          <w:szCs w:val="24"/>
        </w:rPr>
        <w:t>d</w:t>
      </w:r>
      <w:r w:rsidR="006E0F05">
        <w:rPr>
          <w:sz w:val="24"/>
          <w:szCs w:val="24"/>
        </w:rPr>
        <w:t>=</w:t>
      </w:r>
      <w:r w:rsidR="00CA68BE">
        <w:rPr>
          <w:sz w:val="24"/>
          <w:szCs w:val="24"/>
        </w:rPr>
        <w:t>1</w:t>
      </w:r>
      <w:r w:rsidR="006E0F05">
        <w:rPr>
          <w:sz w:val="24"/>
          <w:szCs w:val="24"/>
        </w:rPr>
        <w:t>.</w:t>
      </w:r>
      <w:r w:rsidR="00CA68BE">
        <w:rPr>
          <w:sz w:val="24"/>
          <w:szCs w:val="24"/>
        </w:rPr>
        <w:t>02</w:t>
      </w:r>
      <w:r w:rsidR="006E0F05">
        <w:rPr>
          <w:sz w:val="24"/>
          <w:szCs w:val="24"/>
        </w:rPr>
        <w:t>, and Competition condition</w:t>
      </w:r>
      <w:r w:rsidR="00ED70B0">
        <w:rPr>
          <w:sz w:val="24"/>
          <w:szCs w:val="24"/>
        </w:rPr>
        <w:t>s</w:t>
      </w:r>
      <w:r w:rsidR="006E0F05">
        <w:rPr>
          <w:sz w:val="24"/>
          <w:szCs w:val="24"/>
        </w:rPr>
        <w:t xml:space="preserve">, </w:t>
      </w:r>
      <w:r w:rsidR="006E0F05">
        <w:rPr>
          <w:i/>
          <w:iCs/>
          <w:sz w:val="24"/>
          <w:szCs w:val="24"/>
        </w:rPr>
        <w:t>t</w:t>
      </w:r>
      <w:r w:rsidR="00CA68BE">
        <w:rPr>
          <w:sz w:val="24"/>
          <w:szCs w:val="24"/>
        </w:rPr>
        <w:t xml:space="preserve">(71)=2.47, </w:t>
      </w:r>
      <w:r w:rsidR="00CA68BE">
        <w:rPr>
          <w:i/>
          <w:iCs/>
          <w:sz w:val="24"/>
          <w:szCs w:val="24"/>
        </w:rPr>
        <w:t>p</w:t>
      </w:r>
      <w:r w:rsidR="00CA68BE">
        <w:rPr>
          <w:sz w:val="24"/>
          <w:szCs w:val="24"/>
        </w:rPr>
        <w:t xml:space="preserve">=0.016, </w:t>
      </w:r>
      <w:r w:rsidR="00CA68BE">
        <w:rPr>
          <w:i/>
          <w:iCs/>
          <w:sz w:val="24"/>
          <w:szCs w:val="24"/>
        </w:rPr>
        <w:t>d</w:t>
      </w:r>
      <w:r w:rsidR="00CA68BE">
        <w:rPr>
          <w:sz w:val="24"/>
          <w:szCs w:val="24"/>
        </w:rPr>
        <w:t xml:space="preserve">=0.58. The Congruent and Competition conditions were not </w:t>
      </w:r>
      <w:r w:rsidR="00ED70B0">
        <w:rPr>
          <w:sz w:val="24"/>
          <w:szCs w:val="24"/>
        </w:rPr>
        <w:t>significantly different</w:t>
      </w:r>
      <w:r w:rsidR="00CA68BE">
        <w:rPr>
          <w:sz w:val="24"/>
          <w:szCs w:val="24"/>
        </w:rPr>
        <w:t xml:space="preserve">, </w:t>
      </w:r>
      <w:proofErr w:type="gramStart"/>
      <w:r w:rsidR="00CA68BE">
        <w:rPr>
          <w:i/>
          <w:iCs/>
          <w:sz w:val="24"/>
          <w:szCs w:val="24"/>
        </w:rPr>
        <w:t>t</w:t>
      </w:r>
      <w:r w:rsidR="00CA68BE">
        <w:rPr>
          <w:sz w:val="24"/>
          <w:szCs w:val="24"/>
        </w:rPr>
        <w:t>(</w:t>
      </w:r>
      <w:proofErr w:type="gramEnd"/>
      <w:r w:rsidR="00CA68BE">
        <w:rPr>
          <w:sz w:val="24"/>
          <w:szCs w:val="24"/>
        </w:rPr>
        <w:t xml:space="preserve">72)=1.56, </w:t>
      </w:r>
      <w:r w:rsidR="00CA68BE">
        <w:rPr>
          <w:i/>
          <w:iCs/>
          <w:sz w:val="24"/>
          <w:szCs w:val="24"/>
        </w:rPr>
        <w:t>p</w:t>
      </w:r>
      <w:r w:rsidR="00CA68BE">
        <w:rPr>
          <w:sz w:val="24"/>
          <w:szCs w:val="24"/>
        </w:rPr>
        <w:t xml:space="preserve">=0.123, </w:t>
      </w:r>
      <w:r w:rsidR="00CA68BE">
        <w:rPr>
          <w:i/>
          <w:iCs/>
          <w:sz w:val="24"/>
          <w:szCs w:val="24"/>
        </w:rPr>
        <w:t>d</w:t>
      </w:r>
      <w:r w:rsidR="00CA68BE">
        <w:rPr>
          <w:sz w:val="24"/>
          <w:szCs w:val="24"/>
        </w:rPr>
        <w:t>=0.36.</w:t>
      </w:r>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in the Baseline condition and substantially lower values in both the Congruent and C</w:t>
      </w:r>
      <w:r w:rsidR="00B132A8" w:rsidRPr="00576389">
        <w:rPr>
          <w:sz w:val="24"/>
          <w:szCs w:val="24"/>
        </w:rPr>
        <w:t>omp</w:t>
      </w:r>
      <w:r w:rsidR="00B132A8">
        <w:rPr>
          <w:sz w:val="24"/>
          <w:szCs w:val="24"/>
        </w:rPr>
        <w:t>etition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w:t>
      </w:r>
      <w:ins w:id="161" w:author="Vladimir M. Sloutsky" w:date="2019-09-10T11:08:00Z">
        <w:r w:rsidR="00313D93">
          <w:rPr>
            <w:sz w:val="24"/>
            <w:szCs w:val="24"/>
          </w:rPr>
          <w:t xml:space="preserve">(non-random) </w:t>
        </w:r>
      </w:ins>
      <w:r w:rsidR="00B132A8">
        <w:rPr>
          <w:sz w:val="24"/>
          <w:szCs w:val="24"/>
        </w:rPr>
        <w:t xml:space="preserve">exploration in </w:t>
      </w:r>
      <w:r w:rsidR="003D4DBF">
        <w:rPr>
          <w:sz w:val="24"/>
          <w:szCs w:val="24"/>
        </w:rPr>
        <w:t xml:space="preserve">in these conditions </w:t>
      </w:r>
      <w:r w:rsidR="00B132A8">
        <w:rPr>
          <w:sz w:val="24"/>
          <w:szCs w:val="24"/>
        </w:rPr>
        <w:t>compared to the Baseline.</w:t>
      </w:r>
    </w:p>
    <w:p w:rsidR="00B12071" w:rsidRPr="005C36A9" w:rsidRDefault="00CA68BE" w:rsidP="00B12071">
      <w:pPr>
        <w:spacing w:line="480" w:lineRule="auto"/>
        <w:ind w:firstLine="0"/>
        <w:jc w:val="left"/>
        <w:rPr>
          <w:i/>
          <w:sz w:val="24"/>
          <w:szCs w:val="24"/>
        </w:rPr>
      </w:pPr>
      <w:r>
        <w:rPr>
          <w:sz w:val="24"/>
          <w:szCs w:val="24"/>
        </w:rPr>
        <w:tab/>
        <w:t xml:space="preserve">A 3x2 (age group by condition) ANOVA on best-fitting </w:t>
      </w:r>
      <w:r w:rsidRPr="00576389">
        <w:rPr>
          <w:i/>
          <w:sz w:val="24"/>
          <w:szCs w:val="24"/>
        </w:rPr>
        <w:sym w:font="Symbol" w:char="F062"/>
      </w:r>
      <w:r>
        <w:rPr>
          <w:i/>
          <w:sz w:val="24"/>
          <w:szCs w:val="24"/>
        </w:rPr>
        <w:t xml:space="preserve"> </w:t>
      </w:r>
      <w:r>
        <w:rPr>
          <w:iCs/>
          <w:sz w:val="24"/>
          <w:szCs w:val="24"/>
        </w:rPr>
        <w:t>(</w:t>
      </w:r>
      <w:r w:rsidR="00ED70B0">
        <w:rPr>
          <w:iCs/>
          <w:sz w:val="24"/>
          <w:szCs w:val="24"/>
        </w:rPr>
        <w:t>Figure 5</w:t>
      </w:r>
      <w:r>
        <w:rPr>
          <w:iCs/>
          <w:sz w:val="24"/>
          <w:szCs w:val="24"/>
        </w:rPr>
        <w:t xml:space="preserve">) found no main effect of group, </w:t>
      </w:r>
      <w:r>
        <w:rPr>
          <w:i/>
          <w:sz w:val="24"/>
          <w:szCs w:val="24"/>
        </w:rPr>
        <w:t>F</w:t>
      </w:r>
      <w:r>
        <w:rPr>
          <w:iCs/>
          <w:sz w:val="24"/>
          <w:szCs w:val="24"/>
        </w:rPr>
        <w:t>(1,212)=0.14</w:t>
      </w:r>
      <w:r w:rsidR="000A33E3">
        <w:rPr>
          <w:iCs/>
          <w:sz w:val="24"/>
          <w:szCs w:val="24"/>
        </w:rPr>
        <w:t xml:space="preserve">, </w:t>
      </w:r>
      <w:r w:rsidR="000A33E3">
        <w:rPr>
          <w:i/>
          <w:sz w:val="24"/>
          <w:szCs w:val="24"/>
        </w:rPr>
        <w:t>p</w:t>
      </w:r>
      <w:r w:rsidR="000A33E3">
        <w:rPr>
          <w:iCs/>
          <w:sz w:val="24"/>
          <w:szCs w:val="24"/>
        </w:rPr>
        <w:t xml:space="preserve">=0.708,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&lt;</w:t>
      </w:r>
      <w:r w:rsidR="000A33E3">
        <w:rPr>
          <w:iCs/>
          <w:sz w:val="24"/>
          <w:szCs w:val="24"/>
        </w:rPr>
        <w:t xml:space="preserve">0.001, no effect of condition, </w:t>
      </w:r>
      <w:r w:rsidR="000A33E3">
        <w:rPr>
          <w:i/>
          <w:sz w:val="24"/>
          <w:szCs w:val="24"/>
        </w:rPr>
        <w:t>F</w:t>
      </w:r>
      <w:r w:rsidR="000A33E3">
        <w:rPr>
          <w:iCs/>
          <w:sz w:val="24"/>
          <w:szCs w:val="24"/>
        </w:rPr>
        <w:t xml:space="preserve">(2,212)=1.57, </w:t>
      </w:r>
      <w:r w:rsidR="000A33E3">
        <w:rPr>
          <w:i/>
          <w:sz w:val="24"/>
          <w:szCs w:val="24"/>
        </w:rPr>
        <w:t>p</w:t>
      </w:r>
      <w:r w:rsidR="000A33E3">
        <w:rPr>
          <w:iCs/>
          <w:sz w:val="24"/>
          <w:szCs w:val="24"/>
        </w:rPr>
        <w:t xml:space="preserve">=0.211,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w:t>
      </w:r>
      <w:r w:rsidR="000A33E3">
        <w:rPr>
          <w:iCs/>
          <w:sz w:val="24"/>
          <w:szCs w:val="24"/>
        </w:rPr>
        <w:t xml:space="preserve">0.015, and no interaction, </w:t>
      </w:r>
      <w:r w:rsidR="000A33E3">
        <w:rPr>
          <w:i/>
          <w:sz w:val="24"/>
          <w:szCs w:val="24"/>
        </w:rPr>
        <w:t>F</w:t>
      </w:r>
      <w:r w:rsidR="000A33E3">
        <w:rPr>
          <w:iCs/>
          <w:sz w:val="24"/>
          <w:szCs w:val="24"/>
        </w:rPr>
        <w:t xml:space="preserve">(2,212)=0.38, </w:t>
      </w:r>
      <w:r w:rsidR="000A33E3">
        <w:rPr>
          <w:i/>
          <w:sz w:val="24"/>
          <w:szCs w:val="24"/>
        </w:rPr>
        <w:t>p=</w:t>
      </w:r>
      <w:r w:rsidR="000A33E3">
        <w:rPr>
          <w:iCs/>
          <w:sz w:val="24"/>
          <w:szCs w:val="24"/>
        </w:rPr>
        <w:t xml:space="preserve">0.688,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0A33E3">
        <w:rPr>
          <w:i/>
          <w:sz w:val="24"/>
          <w:szCs w:val="24"/>
        </w:rPr>
        <w:t>=</w:t>
      </w:r>
      <w:r w:rsidR="000A33E3">
        <w:rPr>
          <w:iCs/>
          <w:sz w:val="24"/>
          <w:szCs w:val="24"/>
        </w:rPr>
        <w:t>0.003.</w:t>
      </w:r>
    </w:p>
    <w:p w:rsidR="00576389" w:rsidRDefault="00576389" w:rsidP="005C36A9">
      <w:pPr>
        <w:spacing w:line="480" w:lineRule="auto"/>
        <w:ind w:firstLine="0"/>
        <w:jc w:val="left"/>
        <w:rPr>
          <w:sz w:val="24"/>
          <w:szCs w:val="24"/>
        </w:rPr>
      </w:pPr>
      <w:r w:rsidRPr="00576389">
        <w:rPr>
          <w:sz w:val="24"/>
          <w:szCs w:val="24"/>
        </w:rPr>
        <w:t xml:space="preserve"> </w:t>
      </w:r>
    </w:p>
    <w:p w:rsidR="00465E60" w:rsidRDefault="00465E60" w:rsidP="008F3EF6">
      <w:pPr>
        <w:spacing w:line="480" w:lineRule="auto"/>
        <w:ind w:firstLine="720"/>
        <w:jc w:val="left"/>
        <w:rPr>
          <w:sz w:val="24"/>
          <w:szCs w:val="24"/>
        </w:rPr>
      </w:pPr>
    </w:p>
    <w:p w:rsidR="00465E60" w:rsidRPr="00262B49" w:rsidRDefault="00E413B6" w:rsidP="00465E60">
      <w:pPr>
        <w:spacing w:line="480" w:lineRule="auto"/>
        <w:ind w:firstLine="0"/>
        <w:jc w:val="left"/>
        <w:rPr>
          <w:sz w:val="24"/>
          <w:szCs w:val="24"/>
        </w:rPr>
      </w:pPr>
      <w:r>
        <w:rPr>
          <w:noProof/>
          <w:sz w:val="24"/>
          <w:szCs w:val="24"/>
        </w:rPr>
        <w:drawing>
          <wp:inline distT="0" distB="0" distL="0" distR="0" wp14:anchorId="6B9327A0" wp14:editId="0764196B">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0">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p>
    <w:p w:rsidR="00966AC9" w:rsidRPr="001B4DD3" w:rsidRDefault="00465E60" w:rsidP="00DE3568">
      <w:pPr>
        <w:spacing w:line="480" w:lineRule="auto"/>
        <w:ind w:firstLine="0"/>
        <w:jc w:val="left"/>
        <w:rPr>
          <w:iCs/>
          <w:sz w:val="22"/>
          <w:szCs w:val="22"/>
        </w:rPr>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r w:rsidR="006A7699">
        <w:rPr>
          <w:sz w:val="22"/>
          <w:szCs w:val="22"/>
        </w:rPr>
        <w:t>d</w:t>
      </w:r>
      <w:r w:rsidRPr="00F75439">
        <w:rPr>
          <w:sz w:val="22"/>
          <w:szCs w:val="22"/>
        </w:rPr>
        <w:t xml:space="preserve"> a large proportion of </w:t>
      </w:r>
      <w:r w:rsidR="00966AC9">
        <w:rPr>
          <w:sz w:val="22"/>
          <w:szCs w:val="22"/>
        </w:rPr>
        <w:t>children</w:t>
      </w:r>
      <w:r w:rsidR="00966AC9" w:rsidRPr="00F75439">
        <w:rPr>
          <w:sz w:val="22"/>
          <w:szCs w:val="22"/>
        </w:rPr>
        <w:t xml:space="preserve"> </w:t>
      </w:r>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r w:rsidR="006A7699">
        <w:rPr>
          <w:sz w:val="22"/>
          <w:szCs w:val="22"/>
        </w:rPr>
        <w:t>d</w:t>
      </w:r>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r w:rsidR="00AA45B6">
        <w:rPr>
          <w:sz w:val="22"/>
          <w:szCs w:val="22"/>
        </w:rPr>
        <w:t xml:space="preserve">Almost all adults had low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r w:rsidR="00966AC9">
        <w:rPr>
          <w:sz w:val="22"/>
          <w:szCs w:val="22"/>
        </w:rPr>
        <w:br w:type="page"/>
      </w:r>
    </w:p>
    <w:p w:rsidR="00F75439" w:rsidRDefault="00966AC9" w:rsidP="00F75439">
      <w:pPr>
        <w:spacing w:line="480" w:lineRule="auto"/>
        <w:ind w:firstLine="0"/>
        <w:jc w:val="left"/>
        <w:rPr>
          <w:sz w:val="24"/>
          <w:szCs w:val="24"/>
        </w:rPr>
      </w:pPr>
      <w:r>
        <w:rPr>
          <w:noProof/>
          <w:sz w:val="24"/>
          <w:szCs w:val="24"/>
        </w:rPr>
        <w:drawing>
          <wp:inline distT="0" distB="0" distL="0" distR="0" wp14:anchorId="262FDB8A" wp14:editId="1506036B">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1">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p>
    <w:p w:rsidR="00465E60" w:rsidRPr="00A4659B" w:rsidRDefault="00966AC9" w:rsidP="00D81F12">
      <w:pPr>
        <w:spacing w:line="480" w:lineRule="auto"/>
        <w:ind w:firstLine="0"/>
        <w:jc w:val="left"/>
        <w:rPr>
          <w:sz w:val="22"/>
          <w:szCs w:val="22"/>
        </w:rPr>
      </w:pPr>
      <w:r w:rsidRPr="00A4659B">
        <w:rPr>
          <w:sz w:val="22"/>
          <w:szCs w:val="22"/>
        </w:rPr>
        <w:t xml:space="preserve">Figure 5: Best-fitting </w:t>
      </w:r>
      <w:r w:rsidRPr="00A4659B">
        <w:rPr>
          <w:i/>
          <w:sz w:val="22"/>
          <w:szCs w:val="22"/>
        </w:rPr>
        <w:sym w:font="Symbol" w:char="F062"/>
      </w:r>
      <w:r w:rsidRPr="00A4659B">
        <w:rPr>
          <w:i/>
          <w:sz w:val="22"/>
          <w:szCs w:val="22"/>
        </w:rPr>
        <w:t xml:space="preserve">  </w:t>
      </w:r>
      <w:r w:rsidRPr="00A4659B">
        <w:rPr>
          <w:iCs/>
          <w:sz w:val="22"/>
          <w:szCs w:val="22"/>
        </w:rPr>
        <w:t>parameter.</w:t>
      </w:r>
      <w:r w:rsidR="007758D5" w:rsidRPr="00A4659B">
        <w:rPr>
          <w:iCs/>
          <w:sz w:val="22"/>
          <w:szCs w:val="22"/>
        </w:rPr>
        <w:t xml:space="preserve"> </w:t>
      </w:r>
      <w:r w:rsidR="001B2316" w:rsidRPr="00A4659B">
        <w:rPr>
          <w:iCs/>
          <w:sz w:val="22"/>
          <w:szCs w:val="22"/>
        </w:rPr>
        <w:t xml:space="preserve">Histograms of the log of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 xml:space="preserve">(which controls the rate of random exploration) are presented. </w:t>
      </w:r>
      <w:proofErr w:type="gramStart"/>
      <w:r w:rsidR="001B2316" w:rsidRPr="00A4659B">
        <w:rPr>
          <w:iCs/>
          <w:sz w:val="22"/>
          <w:szCs w:val="22"/>
        </w:rPr>
        <w:t>Log(</w:t>
      </w:r>
      <w:proofErr w:type="gramEnd"/>
      <w:r w:rsidR="001B2316" w:rsidRPr="00A4659B">
        <w:rPr>
          <w:i/>
          <w:sz w:val="22"/>
          <w:szCs w:val="22"/>
        </w:rPr>
        <w:sym w:font="Symbol" w:char="F062"/>
      </w:r>
      <w:r w:rsidR="001B2316" w:rsidRPr="00A4659B">
        <w:rPr>
          <w:iCs/>
          <w:sz w:val="22"/>
          <w:szCs w:val="22"/>
        </w:rPr>
        <w:t xml:space="preserve">) is presented rather than raw values because large outliers make graphing the raw values difficult. There were no significant age or group effect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p>
    <w:p w:rsidR="00465E60" w:rsidRDefault="00465E60">
      <w:pPr>
        <w:spacing w:line="480" w:lineRule="auto"/>
        <w:ind w:firstLine="0"/>
        <w:jc w:val="left"/>
        <w:rPr>
          <w:sz w:val="24"/>
          <w:szCs w:val="24"/>
        </w:rPr>
        <w:pPrChange w:id="162" w:author="Nate Blanco" w:date="2019-09-02T23:59:00Z">
          <w:pPr>
            <w:spacing w:line="480" w:lineRule="auto"/>
            <w:ind w:firstLine="720"/>
            <w:jc w:val="left"/>
          </w:pPr>
        </w:pPrChange>
      </w:pPr>
    </w:p>
    <w:p w:rsidR="00576389" w:rsidRDefault="00262B49" w:rsidP="00576389">
      <w:pPr>
        <w:spacing w:line="480" w:lineRule="auto"/>
        <w:ind w:firstLine="0"/>
        <w:jc w:val="center"/>
        <w:rPr>
          <w:b/>
          <w:sz w:val="24"/>
          <w:szCs w:val="24"/>
        </w:rPr>
      </w:pPr>
      <w:commentRangeStart w:id="163"/>
      <w:commentRangeStart w:id="164"/>
      <w:r>
        <w:rPr>
          <w:b/>
          <w:sz w:val="24"/>
          <w:szCs w:val="24"/>
        </w:rPr>
        <w:t>Discussion</w:t>
      </w:r>
      <w:commentRangeEnd w:id="163"/>
      <w:r w:rsidR="00855D8B">
        <w:rPr>
          <w:rStyle w:val="CommentReference"/>
        </w:rPr>
        <w:commentReference w:id="163"/>
      </w:r>
      <w:commentRangeEnd w:id="164"/>
      <w:r w:rsidR="00F57B4D">
        <w:rPr>
          <w:rStyle w:val="CommentReference"/>
        </w:rPr>
        <w:commentReference w:id="164"/>
      </w:r>
    </w:p>
    <w:p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r w:rsidR="00664917">
        <w:rPr>
          <w:sz w:val="24"/>
          <w:szCs w:val="24"/>
        </w:rPr>
        <w:t xml:space="preserve"> children’s</w:t>
      </w:r>
      <w:r>
        <w:rPr>
          <w:sz w:val="24"/>
          <w:szCs w:val="24"/>
        </w:rPr>
        <w:t xml:space="preserve"> </w:t>
      </w:r>
      <w:del w:id="165" w:author="Nate Blanco" w:date="2019-09-08T01:31:00Z">
        <w:r w:rsidDel="00386762">
          <w:rPr>
            <w:sz w:val="24"/>
            <w:szCs w:val="24"/>
          </w:rPr>
          <w:delText xml:space="preserve">systematic </w:delText>
        </w:r>
      </w:del>
      <w:r>
        <w:rPr>
          <w:sz w:val="24"/>
          <w:szCs w:val="24"/>
        </w:rPr>
        <w:t xml:space="preserve">exploration and attention by manipulating attention and observing effects on </w:t>
      </w:r>
      <w:r w:rsidR="00664917">
        <w:rPr>
          <w:sz w:val="24"/>
          <w:szCs w:val="24"/>
        </w:rPr>
        <w:t>children’s choice patterns</w:t>
      </w:r>
      <w:r>
        <w:rPr>
          <w:sz w:val="24"/>
          <w:szCs w:val="24"/>
        </w:rPr>
        <w:t>.</w:t>
      </w:r>
      <w:r w:rsidR="000710ED">
        <w:rPr>
          <w:sz w:val="24"/>
          <w:szCs w:val="24"/>
        </w:rPr>
        <w:t xml:space="preserve"> </w:t>
      </w:r>
      <w:r>
        <w:rPr>
          <w:sz w:val="24"/>
          <w:szCs w:val="24"/>
        </w:rPr>
        <w:t xml:space="preserve">The reported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w:t>
      </w:r>
      <w:ins w:id="166" w:author="Vladimir M. Sloutsky" w:date="2019-09-10T11:20:00Z">
        <w:r w:rsidR="00313D93">
          <w:rPr>
            <w:sz w:val="24"/>
            <w:szCs w:val="24"/>
          </w:rPr>
          <w:t xml:space="preserve">(non-random) </w:t>
        </w:r>
      </w:ins>
      <w:r w:rsidR="00576389" w:rsidRPr="00576389">
        <w:rPr>
          <w:sz w:val="24"/>
          <w:szCs w:val="24"/>
        </w:rPr>
        <w:t xml:space="preserve">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del w:id="167" w:author="Nate Blanco" w:date="2019-09-08T01:31:00Z">
        <w:r w:rsidR="00915E63" w:rsidDel="00386762">
          <w:rPr>
            <w:sz w:val="24"/>
            <w:szCs w:val="24"/>
          </w:rPr>
          <w:delText xml:space="preserve"> </w:delText>
        </w:r>
      </w:del>
      <w:ins w:id="168" w:author="Nate Blanco" w:date="2019-09-08T01:31:00Z">
        <w:r w:rsidR="00386762">
          <w:rPr>
            <w:sz w:val="24"/>
            <w:szCs w:val="24"/>
          </w:rPr>
          <w:t xml:space="preserve"> </w:t>
        </w:r>
      </w:ins>
      <w:del w:id="169" w:author="Nate Blanco" w:date="2019-09-08T01:31:00Z">
        <w:r w:rsidR="006E03B3" w:rsidDel="00386762">
          <w:rPr>
            <w:sz w:val="24"/>
            <w:szCs w:val="24"/>
          </w:rPr>
          <w:delText>(</w:delText>
        </w:r>
      </w:del>
      <w:r w:rsidR="00915E63">
        <w:rPr>
          <w:sz w:val="24"/>
          <w:szCs w:val="24"/>
        </w:rPr>
        <w:t>compared to a B</w:t>
      </w:r>
      <w:r w:rsidR="00576389" w:rsidRPr="00576389">
        <w:rPr>
          <w:sz w:val="24"/>
          <w:szCs w:val="24"/>
        </w:rPr>
        <w:t>aseline condition</w:t>
      </w:r>
      <w:ins w:id="170" w:author="Nate Blanco" w:date="2019-09-08T01:31:00Z">
        <w:r w:rsidR="00386762">
          <w:rPr>
            <w:sz w:val="24"/>
            <w:szCs w:val="24"/>
          </w:rPr>
          <w:t>—where they were</w:t>
        </w:r>
      </w:ins>
      <w:ins w:id="171" w:author="Nate Blanco" w:date="2019-09-08T01:32:00Z">
        <w:r w:rsidR="00386762">
          <w:rPr>
            <w:sz w:val="24"/>
            <w:szCs w:val="24"/>
          </w:rPr>
          <w:t xml:space="preserve"> systematic and highly exploratory</w:t>
        </w:r>
      </w:ins>
      <w:del w:id="172" w:author="Nate Blanco" w:date="2019-09-08T01:31:00Z">
        <w:r w:rsidR="006E03B3" w:rsidDel="00386762">
          <w:rPr>
            <w:sz w:val="24"/>
            <w:szCs w:val="24"/>
          </w:rPr>
          <w:delText>)</w:delText>
        </w:r>
      </w:del>
      <w:r w:rsidR="00576389" w:rsidRPr="00576389">
        <w:rPr>
          <w:sz w:val="24"/>
          <w:szCs w:val="24"/>
        </w:rPr>
        <w:t>.</w:t>
      </w:r>
      <w:ins w:id="173" w:author="Nate Blanco" w:date="2019-09-08T01:32:00Z">
        <w:r w:rsidR="00386762">
          <w:rPr>
            <w:sz w:val="24"/>
            <w:szCs w:val="24"/>
          </w:rPr>
          <w:t xml:space="preserve"> </w:t>
        </w:r>
      </w:ins>
      <w:ins w:id="174" w:author="Nate Blanco" w:date="2019-09-08T01:35:00Z">
        <w:r w:rsidR="00633343">
          <w:rPr>
            <w:sz w:val="24"/>
            <w:szCs w:val="24"/>
          </w:rPr>
          <w:t>Conversely, while adults did show</w:t>
        </w:r>
      </w:ins>
      <w:ins w:id="175" w:author="Nate Blanco" w:date="2019-09-08T01:33:00Z">
        <w:r w:rsidR="00386762">
          <w:rPr>
            <w:sz w:val="24"/>
            <w:szCs w:val="24"/>
          </w:rPr>
          <w:t xml:space="preserve"> effects of saliency on how often they chose each option,</w:t>
        </w:r>
      </w:ins>
      <w:ins w:id="176" w:author="Nate Blanco" w:date="2019-09-08T01:35:00Z">
        <w:r w:rsidR="00633343">
          <w:rPr>
            <w:sz w:val="24"/>
            <w:szCs w:val="24"/>
          </w:rPr>
          <w:t xml:space="preserve"> they</w:t>
        </w:r>
      </w:ins>
      <w:ins w:id="177" w:author="Nate Blanco" w:date="2019-09-08T01:33:00Z">
        <w:r w:rsidR="00386762">
          <w:rPr>
            <w:sz w:val="24"/>
            <w:szCs w:val="24"/>
          </w:rPr>
          <w:t xml:space="preserve"> were highly exploitative in all conditions</w:t>
        </w:r>
      </w:ins>
      <w:ins w:id="178" w:author="Nate Blanco" w:date="2019-09-08T01:34:00Z">
        <w:r w:rsidR="00386762">
          <w:rPr>
            <w:sz w:val="24"/>
            <w:szCs w:val="24"/>
          </w:rPr>
          <w:t xml:space="preserve">, with very little influence of </w:t>
        </w:r>
      </w:ins>
      <w:ins w:id="179" w:author="Vladimir M. Sloutsky" w:date="2019-09-10T11:21:00Z">
        <w:r w:rsidR="00E04145">
          <w:rPr>
            <w:sz w:val="24"/>
            <w:szCs w:val="24"/>
          </w:rPr>
          <w:t xml:space="preserve">saliency on </w:t>
        </w:r>
      </w:ins>
      <w:ins w:id="180" w:author="Nate Blanco" w:date="2019-09-08T01:34:00Z">
        <w:r w:rsidR="00386762" w:rsidRPr="00E04145">
          <w:rPr>
            <w:sz w:val="24"/>
            <w:szCs w:val="24"/>
            <w:highlight w:val="yellow"/>
            <w:rPrChange w:id="181" w:author="Vladimir M. Sloutsky" w:date="2019-09-10T11:22:00Z">
              <w:rPr>
                <w:sz w:val="24"/>
                <w:szCs w:val="24"/>
              </w:rPr>
            </w:rPrChange>
          </w:rPr>
          <w:t>systematic switching</w:t>
        </w:r>
        <w:r w:rsidR="00386762">
          <w:rPr>
            <w:sz w:val="24"/>
            <w:szCs w:val="24"/>
          </w:rPr>
          <w:t xml:space="preserve"> (see Figure 4).</w:t>
        </w:r>
      </w:ins>
      <w:del w:id="182" w:author="Nate Blanco" w:date="2019-09-08T01:33:00Z">
        <w:r w:rsidR="00576389" w:rsidRPr="00576389" w:rsidDel="00386762">
          <w:rPr>
            <w:sz w:val="24"/>
            <w:szCs w:val="24"/>
          </w:rPr>
          <w:delText xml:space="preserve"> </w:delText>
        </w:r>
      </w:del>
    </w:p>
    <w:p w:rsidR="00791419" w:rsidRDefault="00576389">
      <w:pPr>
        <w:spacing w:line="480" w:lineRule="auto"/>
        <w:ind w:firstLine="720"/>
        <w:jc w:val="left"/>
        <w:rPr>
          <w:sz w:val="24"/>
          <w:szCs w:val="24"/>
        </w:rPr>
      </w:pPr>
      <w:r w:rsidRPr="00576389">
        <w:rPr>
          <w:sz w:val="24"/>
          <w:szCs w:val="24"/>
        </w:rPr>
        <w:t xml:space="preserve">In addition, children’s choices were </w:t>
      </w:r>
      <w:r w:rsidR="00130A73">
        <w:rPr>
          <w:sz w:val="24"/>
          <w:szCs w:val="24"/>
        </w:rPr>
        <w:t xml:space="preserve">not </w:t>
      </w:r>
      <w:r w:rsidRPr="00576389">
        <w:rPr>
          <w:sz w:val="24"/>
          <w:szCs w:val="24"/>
        </w:rPr>
        <w:t xml:space="preserve">simply </w:t>
      </w:r>
      <w:r w:rsidR="00ED0E9A">
        <w:rPr>
          <w:sz w:val="24"/>
          <w:szCs w:val="24"/>
        </w:rPr>
        <w:t>salience</w:t>
      </w:r>
      <w:r w:rsidRPr="00576389">
        <w:rPr>
          <w:sz w:val="24"/>
          <w:szCs w:val="24"/>
        </w:rPr>
        <w:t>-</w:t>
      </w:r>
      <w:r w:rsidR="00130A73">
        <w:rPr>
          <w:sz w:val="24"/>
          <w:szCs w:val="24"/>
        </w:rPr>
        <w:t>driven;</w:t>
      </w:r>
      <w:r w:rsidRPr="00576389">
        <w:rPr>
          <w:sz w:val="24"/>
          <w:szCs w:val="24"/>
        </w:rPr>
        <w:t xml:space="preserve"> </w:t>
      </w:r>
      <w:r w:rsidR="006E03B3">
        <w:rPr>
          <w:sz w:val="24"/>
          <w:szCs w:val="24"/>
        </w:rPr>
        <w:t>i</w:t>
      </w:r>
      <w:r w:rsidRPr="00576389">
        <w:rPr>
          <w:sz w:val="24"/>
          <w:szCs w:val="24"/>
        </w:rPr>
        <w:t xml:space="preserve">nstead the effect of saliency was dependent on whether or not </w:t>
      </w:r>
      <w:r w:rsidR="00855D8B">
        <w:rPr>
          <w:sz w:val="24"/>
          <w:szCs w:val="24"/>
        </w:rPr>
        <w:t>salience</w:t>
      </w:r>
      <w:r w:rsidR="00855D8B" w:rsidRPr="00576389">
        <w:rPr>
          <w:sz w:val="24"/>
          <w:szCs w:val="24"/>
        </w:rPr>
        <w:t xml:space="preserve"> </w:t>
      </w:r>
      <w:r w:rsidRPr="00576389">
        <w:rPr>
          <w:sz w:val="24"/>
          <w:szCs w:val="24"/>
        </w:rPr>
        <w:t xml:space="preserve">was congruent with reward </w:t>
      </w:r>
      <w:r w:rsidR="00855D8B">
        <w:rPr>
          <w:sz w:val="24"/>
          <w:szCs w:val="24"/>
        </w:rPr>
        <w:t>value</w:t>
      </w:r>
      <w:r w:rsidRPr="00576389">
        <w:rPr>
          <w:sz w:val="24"/>
          <w:szCs w:val="24"/>
        </w:rPr>
        <w:t xml:space="preserve">. When the salient option was also highly valuable, children chose </w:t>
      </w:r>
      <w:r w:rsidR="004C30C7">
        <w:rPr>
          <w:sz w:val="24"/>
          <w:szCs w:val="24"/>
        </w:rPr>
        <w:t>it</w:t>
      </w:r>
      <w:r w:rsidRPr="00576389">
        <w:rPr>
          <w:sz w:val="24"/>
          <w:szCs w:val="24"/>
        </w:rPr>
        <w:t xml:space="preserve"> more often than in the other conditions. But, when the salient option was low in value, it was not chosen more </w:t>
      </w:r>
      <w:r w:rsidR="00855D8B">
        <w:rPr>
          <w:sz w:val="24"/>
          <w:szCs w:val="24"/>
        </w:rPr>
        <w:t xml:space="preserve">(or less) </w:t>
      </w:r>
      <w:r w:rsidRPr="00576389">
        <w:rPr>
          <w:sz w:val="24"/>
          <w:szCs w:val="24"/>
        </w:rPr>
        <w:t xml:space="preserve">often than in the </w:t>
      </w:r>
      <w:ins w:id="183" w:author="Nate Blanco" w:date="2019-09-07T13:31:00Z">
        <w:r w:rsidR="0001041D">
          <w:rPr>
            <w:sz w:val="24"/>
            <w:szCs w:val="24"/>
          </w:rPr>
          <w:t>Baseline</w:t>
        </w:r>
      </w:ins>
      <w:del w:id="184" w:author="Nate Blanco" w:date="2019-09-07T13:31:00Z">
        <w:r w:rsidRPr="00576389" w:rsidDel="0001041D">
          <w:rPr>
            <w:sz w:val="24"/>
            <w:szCs w:val="24"/>
          </w:rPr>
          <w:delText>other</w:delText>
        </w:r>
      </w:del>
      <w:r w:rsidRPr="00576389">
        <w:rPr>
          <w:sz w:val="24"/>
          <w:szCs w:val="24"/>
        </w:rPr>
        <w:t xml:space="preserve"> condition</w:t>
      </w:r>
      <w:del w:id="185" w:author="Nate Blanco" w:date="2019-09-07T13:31:00Z">
        <w:r w:rsidRPr="00576389" w:rsidDel="0001041D">
          <w:rPr>
            <w:sz w:val="24"/>
            <w:szCs w:val="24"/>
          </w:rPr>
          <w:delText>s</w:delText>
        </w:r>
      </w:del>
      <w:r w:rsidRPr="00576389">
        <w:rPr>
          <w:sz w:val="24"/>
          <w:szCs w:val="24"/>
        </w:rPr>
        <w:t>.</w:t>
      </w:r>
      <w:r w:rsidR="003C3C56">
        <w:rPr>
          <w:sz w:val="24"/>
          <w:szCs w:val="24"/>
        </w:rPr>
        <w:t xml:space="preserve"> Neither was it selected less often than the other options</w:t>
      </w:r>
      <w:r w:rsidR="00664917">
        <w:rPr>
          <w:sz w:val="24"/>
          <w:szCs w:val="24"/>
        </w:rPr>
        <w:t>, suggesting that the results were not simply due to saliency facilitating learning</w:t>
      </w:r>
      <w:r w:rsidR="003C3C56">
        <w:rPr>
          <w:sz w:val="24"/>
          <w:szCs w:val="24"/>
        </w:rPr>
        <w:t>.</w:t>
      </w:r>
      <w:r w:rsidRPr="00576389">
        <w:rPr>
          <w:sz w:val="24"/>
          <w:szCs w:val="24"/>
        </w:rPr>
        <w:t xml:space="preserve"> This interaction suggests a </w:t>
      </w:r>
      <w:r w:rsidR="000710ED" w:rsidRPr="00576389">
        <w:rPr>
          <w:sz w:val="24"/>
          <w:szCs w:val="24"/>
        </w:rPr>
        <w:t>compl</w:t>
      </w:r>
      <w:r w:rsidR="000710ED">
        <w:rPr>
          <w:sz w:val="24"/>
          <w:szCs w:val="24"/>
        </w:rPr>
        <w:t xml:space="preserve">ex </w:t>
      </w:r>
      <w:r w:rsidRPr="00576389">
        <w:rPr>
          <w:sz w:val="24"/>
          <w:szCs w:val="24"/>
        </w:rPr>
        <w:t xml:space="preserve">role of attention in determining young children’s choices. </w:t>
      </w:r>
    </w:p>
    <w:p w:rsidR="00576389" w:rsidRPr="00576389" w:rsidRDefault="00576389" w:rsidP="00490D91">
      <w:pPr>
        <w:spacing w:line="480" w:lineRule="auto"/>
        <w:ind w:firstLine="720"/>
        <w:jc w:val="left"/>
        <w:rPr>
          <w:sz w:val="24"/>
          <w:szCs w:val="24"/>
        </w:rPr>
      </w:pPr>
      <w:r w:rsidRPr="00576389">
        <w:rPr>
          <w:sz w:val="24"/>
          <w:szCs w:val="24"/>
        </w:rPr>
        <w:t>When salienc</w:t>
      </w:r>
      <w:r w:rsidR="00A64ABB">
        <w:rPr>
          <w:sz w:val="24"/>
          <w:szCs w:val="24"/>
        </w:rPr>
        <w:t xml:space="preserve">e is </w:t>
      </w:r>
      <w:r w:rsidRPr="00576389">
        <w:rPr>
          <w:sz w:val="24"/>
          <w:szCs w:val="24"/>
        </w:rPr>
        <w:t>otherwise equal</w:t>
      </w:r>
      <w:r w:rsidR="003D4DBF">
        <w:rPr>
          <w:sz w:val="24"/>
          <w:szCs w:val="24"/>
        </w:rPr>
        <w:t xml:space="preserve"> among the options</w:t>
      </w:r>
      <w:r w:rsidRPr="00576389">
        <w:rPr>
          <w:sz w:val="24"/>
          <w:szCs w:val="24"/>
        </w:rPr>
        <w:t>, systematic exploration dominates choices</w:t>
      </w:r>
      <w:del w:id="186" w:author="Nate Blanco" w:date="2019-09-07T13:32:00Z">
        <w:r w:rsidR="00915E63" w:rsidDel="00262FA6">
          <w:rPr>
            <w:sz w:val="24"/>
            <w:szCs w:val="24"/>
          </w:rPr>
          <w:delText xml:space="preserve"> (as in the Baseline condition)</w:delText>
        </w:r>
      </w:del>
      <w:r w:rsidRPr="00576389">
        <w:rPr>
          <w:sz w:val="24"/>
          <w:szCs w:val="24"/>
        </w:rPr>
        <w:t>, with less recently sampled</w:t>
      </w:r>
      <w:r w:rsidR="00664C05">
        <w:rPr>
          <w:sz w:val="24"/>
          <w:szCs w:val="24"/>
        </w:rPr>
        <w:t xml:space="preserve"> options</w:t>
      </w:r>
      <w:r w:rsidRPr="00576389">
        <w:rPr>
          <w:sz w:val="24"/>
          <w:szCs w:val="24"/>
        </w:rPr>
        <w:t xml:space="preserve"> more likely to be selected.</w:t>
      </w:r>
      <w:r w:rsidR="00B05784">
        <w:rPr>
          <w:sz w:val="24"/>
          <w:szCs w:val="24"/>
        </w:rPr>
        <w:t xml:space="preserve"> </w:t>
      </w:r>
      <w:r w:rsidR="00664917">
        <w:rPr>
          <w:sz w:val="24"/>
          <w:szCs w:val="24"/>
        </w:rPr>
        <w:t xml:space="preserve">It may be that children’s default attention allocation pattern </w:t>
      </w:r>
      <w:r w:rsidR="00664917" w:rsidRPr="00AB0963">
        <w:rPr>
          <w:sz w:val="24"/>
          <w:szCs w:val="24"/>
        </w:rPr>
        <w:t>enable</w:t>
      </w:r>
      <w:r w:rsidR="004D1CBF">
        <w:rPr>
          <w:sz w:val="24"/>
          <w:szCs w:val="24"/>
        </w:rPr>
        <w:t>s</w:t>
      </w:r>
      <w:r w:rsidR="00664917" w:rsidRPr="00AB0963">
        <w:rPr>
          <w:sz w:val="24"/>
          <w:szCs w:val="24"/>
        </w:rPr>
        <w:t xml:space="preserve"> systematic exploration through graded novelty preference (</w:t>
      </w:r>
      <w:r w:rsidR="004D1CBF">
        <w:rPr>
          <w:sz w:val="24"/>
          <w:szCs w:val="24"/>
        </w:rPr>
        <w:t>wherein novelty steadily increases over time as an option is not selected, becoming more likely to attract attention</w:t>
      </w:r>
      <w:r w:rsidR="00664917" w:rsidRPr="00AB0963">
        <w:rPr>
          <w:sz w:val="24"/>
          <w:szCs w:val="24"/>
        </w:rPr>
        <w:t>).</w:t>
      </w:r>
      <w:r w:rsidR="00490D91">
        <w:rPr>
          <w:sz w:val="24"/>
          <w:szCs w:val="24"/>
        </w:rPr>
        <w:t xml:space="preserve"> </w:t>
      </w:r>
      <w:r w:rsidR="00BE49BE">
        <w:rPr>
          <w:sz w:val="24"/>
          <w:szCs w:val="24"/>
        </w:rPr>
        <w:t>M</w:t>
      </w:r>
      <w:r w:rsidR="00B05784">
        <w:rPr>
          <w:sz w:val="24"/>
          <w:szCs w:val="24"/>
        </w:rPr>
        <w:t>anipulating b</w:t>
      </w:r>
      <w:r w:rsidR="000E05B2">
        <w:rPr>
          <w:sz w:val="24"/>
          <w:szCs w:val="24"/>
        </w:rPr>
        <w:t>ottom-up attention</w:t>
      </w:r>
      <w:r w:rsidRPr="00576389">
        <w:rPr>
          <w:sz w:val="24"/>
          <w:szCs w:val="24"/>
        </w:rPr>
        <w:t xml:space="preserve"> disrupt</w:t>
      </w:r>
      <w:r w:rsidR="00BE49BE">
        <w:rPr>
          <w:sz w:val="24"/>
          <w:szCs w:val="24"/>
        </w:rPr>
        <w:t>s</w:t>
      </w:r>
      <w:r w:rsidRPr="00576389">
        <w:rPr>
          <w:sz w:val="24"/>
          <w:szCs w:val="24"/>
        </w:rPr>
        <w:t xml:space="preserve"> this process</w:t>
      </w:r>
      <w:r w:rsidR="00490D91">
        <w:rPr>
          <w:sz w:val="24"/>
          <w:szCs w:val="24"/>
        </w:rPr>
        <w:t xml:space="preserve"> by altering the relative saliency of the various choice options</w:t>
      </w:r>
      <w:r w:rsidRPr="00576389">
        <w:rPr>
          <w:sz w:val="24"/>
          <w:szCs w:val="24"/>
        </w:rPr>
        <w:t xml:space="preserve">, leading to </w:t>
      </w:r>
      <w:r w:rsidR="00B05784">
        <w:rPr>
          <w:sz w:val="24"/>
          <w:szCs w:val="24"/>
        </w:rPr>
        <w:t>a reduction in</w:t>
      </w:r>
      <w:r w:rsidRPr="00576389">
        <w:rPr>
          <w:sz w:val="24"/>
          <w:szCs w:val="24"/>
        </w:rPr>
        <w:t xml:space="preserve"> systematic </w:t>
      </w:r>
      <w:r w:rsidR="00490D91">
        <w:rPr>
          <w:sz w:val="24"/>
          <w:szCs w:val="24"/>
        </w:rPr>
        <w:t>choice patterns</w:t>
      </w:r>
      <w:r w:rsidRPr="00576389">
        <w:rPr>
          <w:sz w:val="24"/>
          <w:szCs w:val="24"/>
        </w:rPr>
        <w:t xml:space="preserve">. </w:t>
      </w:r>
    </w:p>
    <w:p w:rsidR="00EA6EDD" w:rsidRDefault="00576389" w:rsidP="00EA6EDD">
      <w:pPr>
        <w:spacing w:line="480" w:lineRule="auto"/>
        <w:ind w:firstLine="720"/>
        <w:rPr>
          <w:sz w:val="24"/>
          <w:szCs w:val="24"/>
        </w:rPr>
      </w:pPr>
      <w:r w:rsidRPr="00576389">
        <w:rPr>
          <w:sz w:val="24"/>
          <w:szCs w:val="24"/>
        </w:rPr>
        <w:t>These results point to an integral role of</w:t>
      </w:r>
      <w:r w:rsidR="00E95BA4">
        <w:rPr>
          <w:sz w:val="24"/>
          <w:szCs w:val="24"/>
        </w:rPr>
        <w:t xml:space="preserve"> young children’s immature</w:t>
      </w:r>
      <w:r w:rsidRPr="00576389">
        <w:rPr>
          <w:sz w:val="24"/>
          <w:szCs w:val="24"/>
        </w:rPr>
        <w:t xml:space="preserve"> attentional </w:t>
      </w:r>
      <w:r w:rsidR="00E95BA4">
        <w:rPr>
          <w:sz w:val="24"/>
          <w:szCs w:val="24"/>
        </w:rPr>
        <w:t>allocation</w:t>
      </w:r>
      <w:r w:rsidR="00E95BA4" w:rsidRPr="00576389">
        <w:rPr>
          <w:sz w:val="24"/>
          <w:szCs w:val="24"/>
        </w:rPr>
        <w:t xml:space="preserve"> </w:t>
      </w:r>
      <w:r w:rsidRPr="00576389">
        <w:rPr>
          <w:sz w:val="24"/>
          <w:szCs w:val="24"/>
        </w:rPr>
        <w:t>in</w:t>
      </w:r>
      <w:r w:rsidR="00E95BA4">
        <w:rPr>
          <w:sz w:val="24"/>
          <w:szCs w:val="24"/>
        </w:rPr>
        <w:t xml:space="preserve"> facilitating</w:t>
      </w:r>
      <w:r w:rsidRPr="00576389">
        <w:rPr>
          <w:sz w:val="24"/>
          <w:szCs w:val="24"/>
        </w:rPr>
        <w:t xml:space="preserve"> systematic exploratory</w:t>
      </w:r>
      <w:r w:rsidR="00E95BA4">
        <w:rPr>
          <w:sz w:val="24"/>
          <w:szCs w:val="24"/>
        </w:rPr>
        <w:t xml:space="preserve">, in contrast to adults’ tendency to both selectively attend and maximize reward. </w:t>
      </w:r>
      <w:r w:rsidR="003321D0">
        <w:rPr>
          <w:sz w:val="24"/>
          <w:szCs w:val="24"/>
        </w:rPr>
        <w:t xml:space="preserve">Attention and decision-making may be intricately linked in both children and adults </w:t>
      </w:r>
      <w:r w:rsidR="00AF74DE">
        <w:rPr>
          <w:sz w:val="24"/>
          <w:szCs w:val="24"/>
        </w:rPr>
        <w:t>(</w:t>
      </w:r>
      <w:proofErr w:type="spellStart"/>
      <w:r w:rsidR="00AF74DE" w:rsidRPr="00576389">
        <w:rPr>
          <w:sz w:val="24"/>
          <w:szCs w:val="24"/>
        </w:rPr>
        <w:t>Konovalov</w:t>
      </w:r>
      <w:proofErr w:type="spellEnd"/>
      <w:r w:rsidR="00AF74DE" w:rsidRPr="00576389">
        <w:rPr>
          <w:sz w:val="24"/>
          <w:szCs w:val="24"/>
        </w:rPr>
        <w:t xml:space="preserve"> &amp; </w:t>
      </w:r>
      <w:proofErr w:type="spellStart"/>
      <w:r w:rsidR="00AF74DE" w:rsidRPr="00576389">
        <w:rPr>
          <w:sz w:val="24"/>
          <w:szCs w:val="24"/>
        </w:rPr>
        <w:t>Krajbich</w:t>
      </w:r>
      <w:proofErr w:type="spellEnd"/>
      <w:r w:rsidR="00AF74DE">
        <w:rPr>
          <w:sz w:val="24"/>
          <w:szCs w:val="24"/>
        </w:rPr>
        <w:t xml:space="preserve">, </w:t>
      </w:r>
      <w:r w:rsidR="00AF74DE" w:rsidRPr="00576389">
        <w:rPr>
          <w:sz w:val="24"/>
          <w:szCs w:val="24"/>
        </w:rPr>
        <w:t>2016</w:t>
      </w:r>
      <w:r w:rsidR="00AF74DE">
        <w:rPr>
          <w:sz w:val="24"/>
          <w:szCs w:val="24"/>
        </w:rPr>
        <w:t xml:space="preserve">; Smith &amp; </w:t>
      </w:r>
      <w:proofErr w:type="spellStart"/>
      <w:r w:rsidR="00AF74DE">
        <w:rPr>
          <w:sz w:val="24"/>
          <w:szCs w:val="24"/>
        </w:rPr>
        <w:t>Krajbich</w:t>
      </w:r>
      <w:proofErr w:type="spellEnd"/>
      <w:r w:rsidR="00AF74DE">
        <w:rPr>
          <w:sz w:val="24"/>
          <w:szCs w:val="24"/>
        </w:rPr>
        <w:t>, 2018)</w:t>
      </w:r>
      <w:r w:rsidR="00D042FE">
        <w:rPr>
          <w:sz w:val="24"/>
          <w:szCs w:val="24"/>
        </w:rPr>
        <w:t>, and development of attention may be an important factor in the development of choice behavior.</w:t>
      </w:r>
      <w:r w:rsidR="00341609">
        <w:rPr>
          <w:sz w:val="24"/>
          <w:szCs w:val="24"/>
        </w:rPr>
        <w:t xml:space="preserve"> </w:t>
      </w:r>
    </w:p>
    <w:p w:rsidR="003701E9" w:rsidRDefault="003701E9" w:rsidP="007A45FD">
      <w:pPr>
        <w:spacing w:line="480" w:lineRule="auto"/>
        <w:ind w:firstLine="720"/>
        <w:rPr>
          <w:sz w:val="24"/>
          <w:szCs w:val="24"/>
        </w:rPr>
      </w:pPr>
      <w:r>
        <w:rPr>
          <w:sz w:val="24"/>
          <w:szCs w:val="24"/>
        </w:rPr>
        <w:t xml:space="preserve">Children’s increasing ability to focus attention selectively may coincide with an increase in maximizing their choices toward rewarding actions. Younger children’s choices </w:t>
      </w:r>
      <w:r w:rsidR="00EA6EDD">
        <w:rPr>
          <w:sz w:val="24"/>
          <w:szCs w:val="24"/>
        </w:rPr>
        <w:t>seem to be largely geared toward</w:t>
      </w:r>
      <w:r>
        <w:rPr>
          <w:sz w:val="24"/>
          <w:szCs w:val="24"/>
        </w:rPr>
        <w:t xml:space="preserve"> learning</w:t>
      </w:r>
      <w:r w:rsidR="00EA6EDD">
        <w:rPr>
          <w:sz w:val="24"/>
          <w:szCs w:val="24"/>
        </w:rPr>
        <w:t xml:space="preserve"> rather than maximizing reward</w:t>
      </w:r>
      <w:r>
        <w:rPr>
          <w:sz w:val="24"/>
          <w:szCs w:val="24"/>
        </w:rPr>
        <w:t>,</w:t>
      </w:r>
      <w:ins w:id="187" w:author="Nate Blanco" w:date="2019-09-09T08:07:00Z">
        <w:r w:rsidR="007A45FD">
          <w:rPr>
            <w:sz w:val="24"/>
            <w:szCs w:val="24"/>
          </w:rPr>
          <w:t xml:space="preserve"> a</w:t>
        </w:r>
      </w:ins>
      <w:ins w:id="188" w:author="Nate Blanco" w:date="2019-09-09T08:08:00Z">
        <w:r w:rsidR="007A45FD">
          <w:rPr>
            <w:sz w:val="24"/>
            <w:szCs w:val="24"/>
          </w:rPr>
          <w:t xml:space="preserve"> tendency which may be di</w:t>
        </w:r>
      </w:ins>
      <w:ins w:id="189" w:author="Nate Blanco" w:date="2019-09-09T08:09:00Z">
        <w:r w:rsidR="007A45FD">
          <w:rPr>
            <w:sz w:val="24"/>
            <w:szCs w:val="24"/>
          </w:rPr>
          <w:t>rectly linked lower levels of cognitive control (</w:t>
        </w:r>
        <w:proofErr w:type="spellStart"/>
        <w:r w:rsidR="007A45FD" w:rsidRPr="00C927CF">
          <w:rPr>
            <w:sz w:val="24"/>
            <w:szCs w:val="24"/>
          </w:rPr>
          <w:t>Chrysikou</w:t>
        </w:r>
        <w:proofErr w:type="spellEnd"/>
        <w:r w:rsidR="007A45FD" w:rsidRPr="00C927CF">
          <w:rPr>
            <w:sz w:val="24"/>
            <w:szCs w:val="24"/>
          </w:rPr>
          <w:t>, Weber</w:t>
        </w:r>
      </w:ins>
      <w:ins w:id="190" w:author="Nate Blanco" w:date="2019-09-09T08:16:00Z">
        <w:r w:rsidR="00604AA8">
          <w:rPr>
            <w:sz w:val="24"/>
            <w:szCs w:val="24"/>
          </w:rPr>
          <w:t>,</w:t>
        </w:r>
      </w:ins>
      <w:ins w:id="191" w:author="Nate Blanco" w:date="2019-09-09T08:09:00Z">
        <w:r w:rsidR="007A45FD" w:rsidRPr="00C927CF">
          <w:rPr>
            <w:sz w:val="24"/>
            <w:szCs w:val="24"/>
          </w:rPr>
          <w:t xml:space="preserve"> &amp; Thompson-</w:t>
        </w:r>
        <w:proofErr w:type="spellStart"/>
        <w:r w:rsidR="007A45FD" w:rsidRPr="00C927CF">
          <w:rPr>
            <w:sz w:val="24"/>
            <w:szCs w:val="24"/>
          </w:rPr>
          <w:t>Schill</w:t>
        </w:r>
        <w:proofErr w:type="spellEnd"/>
        <w:r w:rsidR="007A45FD" w:rsidRPr="00C927CF">
          <w:rPr>
            <w:sz w:val="24"/>
            <w:szCs w:val="24"/>
          </w:rPr>
          <w:t>, 2013</w:t>
        </w:r>
        <w:r w:rsidR="007A45FD">
          <w:rPr>
            <w:sz w:val="24"/>
            <w:szCs w:val="24"/>
          </w:rPr>
          <w:t>), and which is supported by</w:t>
        </w:r>
      </w:ins>
      <w:del w:id="192" w:author="Nate Blanco" w:date="2019-09-09T08:09:00Z">
        <w:r w:rsidDel="007A45FD">
          <w:rPr>
            <w:sz w:val="24"/>
            <w:szCs w:val="24"/>
          </w:rPr>
          <w:delText xml:space="preserve"> </w:delText>
        </w:r>
        <w:r w:rsidR="00EA6EDD" w:rsidDel="007A45FD">
          <w:rPr>
            <w:sz w:val="24"/>
            <w:szCs w:val="24"/>
          </w:rPr>
          <w:delText>as indicated by</w:delText>
        </w:r>
      </w:del>
      <w:r>
        <w:rPr>
          <w:sz w:val="24"/>
          <w:szCs w:val="24"/>
        </w:rPr>
        <w:t xml:space="preserve"> several recent findings showing that despite knowing the most valuable option children are less likely than adults to maximize their choices toward it (Plate</w:t>
      </w:r>
      <w:r w:rsidR="00EA6EDD">
        <w:rPr>
          <w:sz w:val="24"/>
          <w:szCs w:val="24"/>
        </w:rPr>
        <w:t xml:space="preserve"> et al. 2018; Blanco &amp; Sloutsky, 2019 </w:t>
      </w:r>
      <w:proofErr w:type="spellStart"/>
      <w:ins w:id="193" w:author="Nate Blanco" w:date="2019-09-07T13:21:00Z">
        <w:r w:rsidR="000F1290">
          <w:rPr>
            <w:i/>
            <w:iCs/>
            <w:sz w:val="24"/>
            <w:szCs w:val="24"/>
          </w:rPr>
          <w:t>PsyArXiv</w:t>
        </w:r>
      </w:ins>
      <w:proofErr w:type="spellEnd"/>
      <w:del w:id="194" w:author="Nate Blanco" w:date="2019-09-07T13:21:00Z">
        <w:r w:rsidR="00EA6EDD" w:rsidDel="000F1290">
          <w:rPr>
            <w:i/>
            <w:iCs/>
            <w:sz w:val="24"/>
            <w:szCs w:val="24"/>
          </w:rPr>
          <w:delText>Preprint</w:delText>
        </w:r>
      </w:del>
      <w:r w:rsidR="00EA6EDD">
        <w:rPr>
          <w:sz w:val="24"/>
          <w:szCs w:val="24"/>
        </w:rPr>
        <w:t xml:space="preserve">). </w:t>
      </w:r>
    </w:p>
    <w:p w:rsidR="00EA6EDD" w:rsidRDefault="00EA6EDD">
      <w:pPr>
        <w:spacing w:line="480" w:lineRule="auto"/>
        <w:ind w:firstLine="720"/>
        <w:rPr>
          <w:sz w:val="24"/>
          <w:szCs w:val="24"/>
        </w:rPr>
      </w:pPr>
      <w:r>
        <w:rPr>
          <w:sz w:val="24"/>
          <w:szCs w:val="24"/>
        </w:rPr>
        <w:t>Understanding the</w:t>
      </w:r>
      <w:r w:rsidR="00341609">
        <w:rPr>
          <w:sz w:val="24"/>
          <w:szCs w:val="24"/>
        </w:rPr>
        <w:t xml:space="preserve"> critical and complex interaction of </w:t>
      </w:r>
      <w:r>
        <w:rPr>
          <w:sz w:val="24"/>
          <w:szCs w:val="24"/>
        </w:rPr>
        <w:t>attentional mechanisms</w:t>
      </w:r>
      <w:r w:rsidR="00341609">
        <w:rPr>
          <w:sz w:val="24"/>
          <w:szCs w:val="24"/>
        </w:rPr>
        <w:t xml:space="preserve"> and</w:t>
      </w:r>
      <w:r>
        <w:rPr>
          <w:sz w:val="24"/>
          <w:szCs w:val="24"/>
        </w:rPr>
        <w:t xml:space="preserve"> decision</w:t>
      </w:r>
      <w:r w:rsidR="002B5A86">
        <w:rPr>
          <w:sz w:val="24"/>
          <w:szCs w:val="24"/>
        </w:rPr>
        <w:t>-making</w:t>
      </w:r>
      <w:r w:rsidR="00341609">
        <w:rPr>
          <w:sz w:val="24"/>
          <w:szCs w:val="24"/>
        </w:rPr>
        <w:t xml:space="preserve"> </w:t>
      </w:r>
      <w:r>
        <w:rPr>
          <w:sz w:val="24"/>
          <w:szCs w:val="24"/>
        </w:rPr>
        <w:t>is an exciting area of future research and may be particularly important factor in understanding cognitive development.</w:t>
      </w:r>
    </w:p>
    <w:p w:rsidR="00576389" w:rsidRDefault="003701E9" w:rsidP="00DE3568">
      <w:pPr>
        <w:spacing w:line="480" w:lineRule="auto"/>
        <w:ind w:firstLine="720"/>
        <w:rPr>
          <w:sz w:val="24"/>
          <w:szCs w:val="24"/>
        </w:rPr>
      </w:pPr>
      <w:r>
        <w:rPr>
          <w:sz w:val="24"/>
          <w:szCs w:val="24"/>
        </w:rPr>
        <w:t xml:space="preserve"> </w:t>
      </w:r>
      <w:r w:rsidR="00576389">
        <w:rPr>
          <w:sz w:val="24"/>
          <w:szCs w:val="24"/>
        </w:rPr>
        <w:br w:type="page"/>
      </w:r>
    </w:p>
    <w:p w:rsidR="00576389" w:rsidRDefault="00576389" w:rsidP="00576389">
      <w:pPr>
        <w:pStyle w:val="Heading1"/>
        <w:spacing w:before="220" w:line="480" w:lineRule="auto"/>
      </w:pPr>
      <w:r>
        <w:t>Acknowledgments</w:t>
      </w:r>
    </w:p>
    <w:p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rsidR="00576389" w:rsidRDefault="00576389">
      <w:pPr>
        <w:ind w:firstLine="0"/>
        <w:jc w:val="left"/>
        <w:rPr>
          <w:sz w:val="24"/>
          <w:szCs w:val="24"/>
        </w:rPr>
      </w:pPr>
      <w:r>
        <w:rPr>
          <w:sz w:val="24"/>
          <w:szCs w:val="24"/>
        </w:rPr>
        <w:br w:type="page"/>
      </w:r>
    </w:p>
    <w:p w:rsidR="00576389" w:rsidRPr="00576389" w:rsidRDefault="00576389" w:rsidP="00576389">
      <w:pPr>
        <w:pStyle w:val="Heading1"/>
        <w:spacing w:before="220" w:line="480" w:lineRule="auto"/>
        <w:rPr>
          <w:szCs w:val="24"/>
        </w:rPr>
      </w:pPr>
      <w:r w:rsidRPr="00576389">
        <w:rPr>
          <w:szCs w:val="24"/>
        </w:rPr>
        <w:t xml:space="preserve">References </w:t>
      </w:r>
    </w:p>
    <w:p w:rsidR="00BA1AAD" w:rsidDel="003010F7" w:rsidRDefault="00AB087E" w:rsidP="00AB087E">
      <w:pPr>
        <w:pStyle w:val="Reference"/>
        <w:spacing w:line="480" w:lineRule="auto"/>
        <w:ind w:left="360" w:hanging="360"/>
        <w:rPr>
          <w:del w:id="195" w:author="Nate Blanco" w:date="2019-09-07T13:27:00Z"/>
          <w:sz w:val="24"/>
          <w:szCs w:val="24"/>
        </w:rPr>
      </w:pPr>
      <w:del w:id="196" w:author="Nate Blanco" w:date="2019-09-07T13:27:00Z">
        <w:r w:rsidRPr="00AB087E" w:rsidDel="003010F7">
          <w:rPr>
            <w:sz w:val="24"/>
            <w:szCs w:val="24"/>
          </w:rPr>
          <w:delText>Akaike, H. (1974). A new look at the statistical model identification. </w:delText>
        </w:r>
        <w:r w:rsidRPr="00AB087E" w:rsidDel="003010F7">
          <w:rPr>
            <w:i/>
            <w:iCs/>
            <w:sz w:val="24"/>
            <w:szCs w:val="24"/>
          </w:rPr>
          <w:delText>IEEE transactions on automatic control</w:delText>
        </w:r>
        <w:r w:rsidRPr="00AB087E" w:rsidDel="003010F7">
          <w:rPr>
            <w:sz w:val="24"/>
            <w:szCs w:val="24"/>
          </w:rPr>
          <w:delText>, </w:delText>
        </w:r>
        <w:r w:rsidRPr="00AB087E" w:rsidDel="003010F7">
          <w:rPr>
            <w:i/>
            <w:iCs/>
            <w:sz w:val="24"/>
            <w:szCs w:val="24"/>
          </w:rPr>
          <w:delText>19</w:delText>
        </w:r>
        <w:r w:rsidRPr="00AB087E" w:rsidDel="003010F7">
          <w:rPr>
            <w:sz w:val="24"/>
            <w:szCs w:val="24"/>
          </w:rPr>
          <w:delText>(6), 716-723.</w:delText>
        </w:r>
      </w:del>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rsid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rsidR="0047065A" w:rsidRPr="0047065A" w:rsidRDefault="0047065A" w:rsidP="00576389">
      <w:pPr>
        <w:pStyle w:val="Reference"/>
        <w:spacing w:line="480" w:lineRule="auto"/>
        <w:ind w:left="360" w:hanging="360"/>
        <w:rPr>
          <w:sz w:val="24"/>
          <w:szCs w:val="24"/>
        </w:rPr>
      </w:pPr>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r>
        <w:rPr>
          <w:i/>
          <w:iCs/>
          <w:sz w:val="24"/>
          <w:szCs w:val="24"/>
        </w:rPr>
        <w:t xml:space="preserve"> </w:t>
      </w:r>
      <w:r w:rsidRPr="0047065A">
        <w:rPr>
          <w:i/>
          <w:iCs/>
          <w:sz w:val="24"/>
          <w:szCs w:val="24"/>
        </w:rPr>
        <w:t>http://dx.doi.org/10.1037/dev0000777</w:t>
      </w:r>
    </w:p>
    <w:p w:rsidR="007E4B67" w:rsidRPr="00C66118" w:rsidDel="00A86066" w:rsidRDefault="00981F45" w:rsidP="00A86066">
      <w:pPr>
        <w:pStyle w:val="FreeForm"/>
        <w:spacing w:line="480" w:lineRule="auto"/>
        <w:ind w:left="720" w:hanging="720"/>
        <w:rPr>
          <w:del w:id="197" w:author="Nate Blanco" w:date="2019-08-27T13:21:00Z"/>
          <w:szCs w:val="24"/>
        </w:rPr>
      </w:pPr>
      <w:ins w:id="198" w:author="Nate Blanco" w:date="2019-09-07T12:57:00Z">
        <w:r w:rsidRPr="00C66118">
          <w:rPr>
            <w:szCs w:val="24"/>
          </w:rPr>
          <w:t>Blanco, N.</w:t>
        </w:r>
      </w:ins>
      <w:ins w:id="199" w:author="Nate Blanco" w:date="2019-09-07T12:59:00Z">
        <w:r w:rsidR="00C66118">
          <w:rPr>
            <w:szCs w:val="24"/>
          </w:rPr>
          <w:t xml:space="preserve"> </w:t>
        </w:r>
      </w:ins>
      <w:ins w:id="200" w:author="Nate Blanco" w:date="2019-09-07T12:57:00Z">
        <w:r w:rsidRPr="00C66118">
          <w:rPr>
            <w:szCs w:val="24"/>
          </w:rPr>
          <w:t>J., &amp; Sloutsky, V. (2019, Aug</w:t>
        </w:r>
      </w:ins>
      <w:ins w:id="201" w:author="Nate Blanco" w:date="2019-09-07T12:58:00Z">
        <w:r w:rsidR="00C66118" w:rsidRPr="00C66118">
          <w:rPr>
            <w:szCs w:val="24"/>
          </w:rPr>
          <w:t>ust 5</w:t>
        </w:r>
      </w:ins>
      <w:ins w:id="202" w:author="Nate Blanco" w:date="2019-09-07T12:57:00Z">
        <w:r w:rsidRPr="00C66118">
          <w:rPr>
            <w:szCs w:val="24"/>
          </w:rPr>
          <w:t>). Systematic exploration and uncertainty</w:t>
        </w:r>
      </w:ins>
      <w:ins w:id="203" w:author="Nate Blanco" w:date="2019-09-07T12:58:00Z">
        <w:r w:rsidR="00C66118" w:rsidRPr="00C66118">
          <w:rPr>
            <w:szCs w:val="24"/>
          </w:rPr>
          <w:t xml:space="preserve"> </w:t>
        </w:r>
      </w:ins>
      <w:ins w:id="204" w:author="Nate Blanco" w:date="2019-09-07T12:57:00Z">
        <w:r w:rsidRPr="00C66118">
          <w:rPr>
            <w:szCs w:val="24"/>
          </w:rPr>
          <w:t>dominate young children’s choices.</w:t>
        </w:r>
      </w:ins>
      <w:ins w:id="205" w:author="Nate Blanco" w:date="2019-09-07T12:58:00Z">
        <w:r w:rsidR="00C66118" w:rsidRPr="00C66118">
          <w:rPr>
            <w:szCs w:val="24"/>
          </w:rPr>
          <w:t xml:space="preserve"> </w:t>
        </w:r>
      </w:ins>
      <w:proofErr w:type="spellStart"/>
      <w:ins w:id="206" w:author="Nate Blanco" w:date="2019-09-07T12:57:00Z">
        <w:r w:rsidRPr="00C66118">
          <w:rPr>
            <w:i/>
            <w:iCs/>
            <w:szCs w:val="24"/>
            <w:rPrChange w:id="207" w:author="Nate Blanco" w:date="2019-09-07T12:59:00Z">
              <w:rPr>
                <w:szCs w:val="24"/>
              </w:rPr>
            </w:rPrChange>
          </w:rPr>
          <w:t>PsyArXiv</w:t>
        </w:r>
        <w:proofErr w:type="spellEnd"/>
        <w:r w:rsidRPr="00C66118">
          <w:rPr>
            <w:szCs w:val="24"/>
          </w:rPr>
          <w:t>. Retrieved from psyarxiv.com/72sfx</w:t>
        </w:r>
      </w:ins>
      <w:ins w:id="208" w:author="Nate Blanco" w:date="2019-09-07T13:13:00Z">
        <w:r w:rsidR="00714E80">
          <w:rPr>
            <w:szCs w:val="24"/>
          </w:rPr>
          <w:t>.</w:t>
        </w:r>
      </w:ins>
      <w:ins w:id="209" w:author="Nate Blanco" w:date="2019-09-07T12:58:00Z">
        <w:r w:rsidR="00C66118" w:rsidRPr="00C66118">
          <w:rPr>
            <w:szCs w:val="24"/>
          </w:rPr>
          <w:t xml:space="preserve"> </w:t>
        </w:r>
      </w:ins>
      <w:proofErr w:type="spellStart"/>
      <w:ins w:id="210" w:author="Nate Blanco" w:date="2019-09-07T12:57:00Z">
        <w:r w:rsidRPr="00C66118">
          <w:rPr>
            <w:szCs w:val="24"/>
          </w:rPr>
          <w:t>doi</w:t>
        </w:r>
        <w:proofErr w:type="spellEnd"/>
        <w:r w:rsidRPr="00C66118">
          <w:rPr>
            <w:szCs w:val="24"/>
          </w:rPr>
          <w:t>: 10.31234/osf.io/72sfx</w:t>
        </w:r>
      </w:ins>
      <w:del w:id="211" w:author="Nate Blanco" w:date="2019-08-27T13:21:00Z">
        <w:r w:rsidR="00576389" w:rsidRPr="00C66118" w:rsidDel="00FA2567">
          <w:rPr>
            <w:szCs w:val="24"/>
          </w:rPr>
          <w:delText>Blanco &amp; Sloutsky (under review). Advantages of developmental limitations: Exploration dominates choices in young children.</w:delText>
        </w:r>
      </w:del>
    </w:p>
    <w:p w:rsidR="00A86066" w:rsidRDefault="00A86066" w:rsidP="00372A91">
      <w:pPr>
        <w:pStyle w:val="Reference"/>
        <w:spacing w:line="480" w:lineRule="auto"/>
        <w:ind w:left="360" w:hanging="360"/>
        <w:rPr>
          <w:sz w:val="24"/>
          <w:szCs w:val="24"/>
        </w:rPr>
      </w:pPr>
    </w:p>
    <w:p w:rsidR="00A86066" w:rsidRDefault="00A86066" w:rsidP="001E6275">
      <w:pPr>
        <w:pStyle w:val="FreeForm"/>
        <w:spacing w:line="480" w:lineRule="auto"/>
        <w:ind w:left="360" w:hanging="360"/>
        <w:rPr>
          <w:rFonts w:ascii="Times New Roman" w:hAnsi="Times New Roman"/>
          <w:color w:val="191919"/>
        </w:rPr>
      </w:pPr>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p>
    <w:p w:rsidR="00A86066" w:rsidRDefault="00A86066" w:rsidP="001E6275">
      <w:pPr>
        <w:pStyle w:val="FreeForm"/>
        <w:spacing w:line="480" w:lineRule="auto"/>
        <w:ind w:left="360" w:hanging="360"/>
        <w:rPr>
          <w:rFonts w:ascii="Times New Roman" w:hAnsi="Times New Roman"/>
          <w:color w:val="191919"/>
        </w:rPr>
      </w:pPr>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p>
    <w:p w:rsidR="00A86066" w:rsidRDefault="00A86066" w:rsidP="007E4B67">
      <w:pPr>
        <w:pStyle w:val="Reference"/>
        <w:spacing w:line="480" w:lineRule="auto"/>
        <w:ind w:left="360" w:hanging="360"/>
        <w:rPr>
          <w:sz w:val="24"/>
          <w:szCs w:val="24"/>
        </w:rPr>
      </w:pPr>
    </w:p>
    <w:p w:rsidR="00FA2567" w:rsidRDefault="00FA2567" w:rsidP="00372A91">
      <w:pPr>
        <w:pStyle w:val="Reference"/>
        <w:spacing w:line="480" w:lineRule="auto"/>
        <w:ind w:left="360" w:hanging="360"/>
        <w:rPr>
          <w:sz w:val="24"/>
          <w:szCs w:val="24"/>
        </w:rPr>
      </w:pPr>
    </w:p>
    <w:p w:rsidR="008B3E17" w:rsidRDefault="008B3E17" w:rsidP="00576389">
      <w:pPr>
        <w:pStyle w:val="Reference"/>
        <w:spacing w:line="480" w:lineRule="auto"/>
        <w:ind w:left="360" w:hanging="360"/>
        <w:rPr>
          <w:ins w:id="212" w:author="Nate Blanco" w:date="2019-09-07T13:34:00Z"/>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rsidR="00140DC9" w:rsidRDefault="00140DC9" w:rsidP="00576389">
      <w:pPr>
        <w:pStyle w:val="Reference"/>
        <w:spacing w:line="480" w:lineRule="auto"/>
        <w:ind w:left="360" w:hanging="360"/>
        <w:rPr>
          <w:sz w:val="24"/>
          <w:szCs w:val="24"/>
        </w:rPr>
      </w:pPr>
      <w:proofErr w:type="spellStart"/>
      <w:ins w:id="213" w:author="Nate Blanco" w:date="2019-09-07T13:34:00Z">
        <w:r w:rsidRPr="00140DC9">
          <w:rPr>
            <w:sz w:val="24"/>
            <w:szCs w:val="24"/>
          </w:rPr>
          <w:t>Chrysikou</w:t>
        </w:r>
        <w:proofErr w:type="spellEnd"/>
        <w:r w:rsidRPr="00140DC9">
          <w:rPr>
            <w:sz w:val="24"/>
            <w:szCs w:val="24"/>
          </w:rPr>
          <w:t>, E. G., Weber, M. J., &amp; Thompson-</w:t>
        </w:r>
        <w:proofErr w:type="spellStart"/>
        <w:r w:rsidRPr="00140DC9">
          <w:rPr>
            <w:sz w:val="24"/>
            <w:szCs w:val="24"/>
          </w:rPr>
          <w:t>Schill</w:t>
        </w:r>
        <w:proofErr w:type="spellEnd"/>
        <w:r w:rsidRPr="00140DC9">
          <w:rPr>
            <w:sz w:val="24"/>
            <w:szCs w:val="24"/>
          </w:rPr>
          <w:t xml:space="preserve">, S. L. (2014). A matched filter hypothesis for cognitive control. </w:t>
        </w:r>
        <w:proofErr w:type="spellStart"/>
        <w:r w:rsidRPr="00140DC9">
          <w:rPr>
            <w:i/>
            <w:iCs/>
            <w:sz w:val="24"/>
            <w:szCs w:val="24"/>
            <w:rPrChange w:id="214" w:author="Nate Blanco" w:date="2019-09-07T13:35:00Z">
              <w:rPr>
                <w:sz w:val="24"/>
                <w:szCs w:val="24"/>
              </w:rPr>
            </w:rPrChange>
          </w:rPr>
          <w:t>Neuropsychologia</w:t>
        </w:r>
        <w:proofErr w:type="spellEnd"/>
        <w:r w:rsidRPr="00140DC9">
          <w:rPr>
            <w:i/>
            <w:iCs/>
            <w:sz w:val="24"/>
            <w:szCs w:val="24"/>
            <w:rPrChange w:id="215" w:author="Nate Blanco" w:date="2019-09-07T13:35:00Z">
              <w:rPr>
                <w:sz w:val="24"/>
                <w:szCs w:val="24"/>
              </w:rPr>
            </w:rPrChange>
          </w:rPr>
          <w:t>, 62</w:t>
        </w:r>
        <w:r w:rsidRPr="00140DC9">
          <w:rPr>
            <w:sz w:val="24"/>
            <w:szCs w:val="24"/>
          </w:rPr>
          <w:t>, 341-355.</w:t>
        </w:r>
      </w:ins>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rsidR="00576389" w:rsidRDefault="00576389" w:rsidP="00576389">
      <w:pPr>
        <w:pStyle w:val="Reference"/>
        <w:spacing w:line="480" w:lineRule="auto"/>
        <w:ind w:left="360" w:hanging="360"/>
        <w:rPr>
          <w:ins w:id="216" w:author="Nate Blanco" w:date="2019-09-08T02:56:00Z"/>
          <w:sz w:val="24"/>
          <w:szCs w:val="24"/>
        </w:rPr>
      </w:pPr>
      <w:r w:rsidRPr="00576389">
        <w:rPr>
          <w:sz w:val="24"/>
          <w:szCs w:val="24"/>
        </w:rPr>
        <w:t xml:space="preserve">Frank, M.J., Doll, B.B., </w:t>
      </w:r>
      <w:proofErr w:type="spellStart"/>
      <w:r w:rsidRPr="00576389">
        <w:rPr>
          <w:sz w:val="24"/>
          <w:szCs w:val="24"/>
        </w:rPr>
        <w:t>Oas</w:t>
      </w:r>
      <w:proofErr w:type="spellEnd"/>
      <w:r w:rsidRPr="00576389">
        <w:rPr>
          <w:sz w:val="24"/>
          <w:szCs w:val="24"/>
        </w:rPr>
        <w:t xml:space="preserve">-Terpstra,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rsidR="00A474DB" w:rsidRDefault="00A474DB" w:rsidP="00576389">
      <w:pPr>
        <w:pStyle w:val="Reference"/>
        <w:spacing w:line="480" w:lineRule="auto"/>
        <w:ind w:left="360" w:hanging="360"/>
        <w:rPr>
          <w:ins w:id="217" w:author="Nate Blanco" w:date="2019-09-08T02:42:00Z"/>
          <w:sz w:val="24"/>
          <w:szCs w:val="24"/>
        </w:rPr>
      </w:pPr>
      <w:ins w:id="218" w:author="Nate Blanco" w:date="2019-09-08T02:56:00Z">
        <w:r w:rsidRPr="00A474DB">
          <w:rPr>
            <w:sz w:val="24"/>
            <w:szCs w:val="24"/>
          </w:rPr>
          <w:t xml:space="preserve">Gopnik, A. (2010). How babies think. </w:t>
        </w:r>
        <w:r w:rsidRPr="00A474DB">
          <w:rPr>
            <w:i/>
            <w:iCs/>
            <w:sz w:val="24"/>
            <w:szCs w:val="24"/>
            <w:rPrChange w:id="219" w:author="Nate Blanco" w:date="2019-09-08T02:56:00Z">
              <w:rPr>
                <w:sz w:val="24"/>
                <w:szCs w:val="24"/>
              </w:rPr>
            </w:rPrChange>
          </w:rPr>
          <w:t>Scientific American, 30</w:t>
        </w:r>
        <w:r w:rsidRPr="00A474DB">
          <w:rPr>
            <w:sz w:val="24"/>
            <w:szCs w:val="24"/>
          </w:rPr>
          <w:t>3, 76-81.</w:t>
        </w:r>
      </w:ins>
    </w:p>
    <w:p w:rsidR="00AA6F50" w:rsidRPr="00576389" w:rsidDel="00A474DB" w:rsidRDefault="00AA6F50" w:rsidP="00576389">
      <w:pPr>
        <w:pStyle w:val="Reference"/>
        <w:spacing w:line="480" w:lineRule="auto"/>
        <w:ind w:left="360" w:hanging="360"/>
        <w:rPr>
          <w:del w:id="220" w:author="Nate Blanco" w:date="2019-09-08T02:55:00Z"/>
          <w:sz w:val="24"/>
          <w:szCs w:val="24"/>
        </w:rPr>
      </w:pPr>
    </w:p>
    <w:p w:rsidR="00576389" w:rsidRPr="00576389" w:rsidDel="0094523D" w:rsidRDefault="00576389" w:rsidP="00576389">
      <w:pPr>
        <w:pStyle w:val="Reference"/>
        <w:spacing w:line="480" w:lineRule="auto"/>
        <w:ind w:left="360" w:hanging="360"/>
        <w:rPr>
          <w:del w:id="221" w:author="Nate Blanco" w:date="2019-09-08T03:01:00Z"/>
          <w:sz w:val="24"/>
          <w:szCs w:val="24"/>
        </w:rPr>
      </w:pPr>
      <w:del w:id="222" w:author="Nate Blanco" w:date="2019-09-08T03:01:00Z">
        <w:r w:rsidRPr="00576389" w:rsidDel="0094523D">
          <w:rPr>
            <w:sz w:val="24"/>
            <w:szCs w:val="24"/>
          </w:rPr>
          <w:delText>Gottlieb, J. (2012). Attention, learning, and the value of information. </w:delText>
        </w:r>
        <w:r w:rsidRPr="00576389" w:rsidDel="0094523D">
          <w:rPr>
            <w:i/>
            <w:sz w:val="24"/>
            <w:szCs w:val="24"/>
          </w:rPr>
          <w:delText>Neuron, 76</w:delText>
        </w:r>
        <w:r w:rsidRPr="00576389" w:rsidDel="0094523D">
          <w:rPr>
            <w:sz w:val="24"/>
            <w:szCs w:val="24"/>
          </w:rPr>
          <w:delText>(2), 281-295.</w:delText>
        </w:r>
      </w:del>
    </w:p>
    <w:p w:rsidR="00576389" w:rsidRPr="00576389" w:rsidDel="00202665" w:rsidRDefault="00576389" w:rsidP="00576389">
      <w:pPr>
        <w:pStyle w:val="Reference"/>
        <w:spacing w:line="480" w:lineRule="auto"/>
        <w:ind w:left="360" w:hanging="360"/>
        <w:rPr>
          <w:del w:id="223" w:author="Nate Blanco" w:date="2019-09-07T13:26:00Z"/>
          <w:sz w:val="24"/>
          <w:szCs w:val="24"/>
        </w:rPr>
      </w:pPr>
      <w:del w:id="224" w:author="Nate Blanco" w:date="2019-09-07T13:26:00Z">
        <w:r w:rsidRPr="00576389" w:rsidDel="00202665">
          <w:rPr>
            <w:sz w:val="24"/>
            <w:szCs w:val="24"/>
          </w:rPr>
          <w:delText xml:space="preserve">Kakade, S., &amp; Dayan, P. (2002). Dopamine: Generalization and bonuses. </w:delText>
        </w:r>
        <w:r w:rsidRPr="00576389" w:rsidDel="00202665">
          <w:rPr>
            <w:i/>
            <w:sz w:val="24"/>
            <w:szCs w:val="24"/>
          </w:rPr>
          <w:delText>Neural Networks, 15,</w:delText>
        </w:r>
        <w:r w:rsidRPr="00576389" w:rsidDel="00202665">
          <w:rPr>
            <w:sz w:val="24"/>
            <w:szCs w:val="24"/>
          </w:rPr>
          <w:delText xml:space="preserve"> 549–559. doi:10.1016/S0893-6080(02)00048-5</w:delText>
        </w:r>
      </w:del>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rsidR="00576389" w:rsidRDefault="00576389" w:rsidP="00576389">
      <w:pPr>
        <w:pStyle w:val="Reference"/>
        <w:spacing w:line="480" w:lineRule="auto"/>
        <w:ind w:left="360" w:hanging="360"/>
        <w:rPr>
          <w:ins w:id="225" w:author="Nate Blanco" w:date="2019-08-27T13:19:00Z"/>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rsidR="00625094" w:rsidRPr="00053850" w:rsidRDefault="00625094" w:rsidP="00053850">
      <w:pPr>
        <w:pStyle w:val="FreeForm"/>
        <w:spacing w:line="480" w:lineRule="auto"/>
        <w:ind w:left="360" w:hanging="360"/>
        <w:rPr>
          <w:rFonts w:ascii="Times New Roman" w:hAnsi="Times New Roman"/>
          <w:color w:val="191919"/>
        </w:rPr>
      </w:pPr>
      <w:ins w:id="226" w:author="Nate Blanco" w:date="2019-08-27T13:19:00Z">
        <w:r w:rsidRPr="00080D84">
          <w:rPr>
            <w:rFonts w:ascii="Times New Roman" w:hAnsi="Times New Roman"/>
            <w:color w:val="191919"/>
          </w:rPr>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ins>
    </w:p>
    <w:p w:rsidR="00576389" w:rsidRDefault="00576389" w:rsidP="00576389">
      <w:pPr>
        <w:pStyle w:val="Reference"/>
        <w:spacing w:line="480" w:lineRule="auto"/>
        <w:ind w:left="360" w:hanging="360"/>
        <w:rPr>
          <w:ins w:id="227" w:author="Nate Blanco" w:date="2019-09-02T21:59:00Z"/>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rsidR="00053850" w:rsidDel="00D31E9F" w:rsidRDefault="00053850" w:rsidP="00576389">
      <w:pPr>
        <w:pStyle w:val="Reference"/>
        <w:spacing w:line="480" w:lineRule="auto"/>
        <w:ind w:left="360" w:hanging="360"/>
        <w:rPr>
          <w:del w:id="228" w:author="Nate Blanco" w:date="2019-09-08T03:40:00Z"/>
          <w:sz w:val="24"/>
          <w:szCs w:val="24"/>
        </w:rPr>
      </w:pPr>
    </w:p>
    <w:p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rsidR="00576389" w:rsidRDefault="00576389" w:rsidP="00576389">
      <w:pPr>
        <w:pStyle w:val="Reference"/>
        <w:spacing w:line="480" w:lineRule="auto"/>
        <w:ind w:left="360" w:hanging="360"/>
        <w:rPr>
          <w:ins w:id="229" w:author="Nate Blanco" w:date="2019-09-07T12:52:00Z"/>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rsidR="001101F4" w:rsidRPr="00576389" w:rsidRDefault="001101F4" w:rsidP="00576389">
      <w:pPr>
        <w:pStyle w:val="Reference"/>
        <w:spacing w:line="480" w:lineRule="auto"/>
        <w:ind w:left="360" w:hanging="360"/>
        <w:rPr>
          <w:sz w:val="24"/>
          <w:szCs w:val="24"/>
        </w:rPr>
      </w:pPr>
      <w:ins w:id="230" w:author="Nate Blanco" w:date="2019-09-07T12:52:00Z">
        <w:r w:rsidRPr="001101F4">
          <w:rPr>
            <w:sz w:val="24"/>
            <w:szCs w:val="24"/>
          </w:rPr>
          <w:t xml:space="preserve">Schulz, E., Wu, C. M., Ruggeri, A., &amp; </w:t>
        </w:r>
        <w:proofErr w:type="spellStart"/>
        <w:r w:rsidRPr="001101F4">
          <w:rPr>
            <w:sz w:val="24"/>
            <w:szCs w:val="24"/>
          </w:rPr>
          <w:t>Meder</w:t>
        </w:r>
        <w:proofErr w:type="spellEnd"/>
        <w:r w:rsidRPr="001101F4">
          <w:rPr>
            <w:sz w:val="24"/>
            <w:szCs w:val="24"/>
          </w:rPr>
          <w:t>, B. (2019). Searching for rewards like a child</w:t>
        </w:r>
      </w:ins>
      <w:ins w:id="231" w:author="Nate Blanco" w:date="2019-09-07T13:05:00Z">
        <w:r w:rsidR="002B19A3">
          <w:rPr>
            <w:sz w:val="24"/>
            <w:szCs w:val="24"/>
          </w:rPr>
          <w:t xml:space="preserve"> </w:t>
        </w:r>
      </w:ins>
      <w:ins w:id="232" w:author="Nate Blanco" w:date="2019-09-07T12:52:00Z">
        <w:r w:rsidRPr="001101F4">
          <w:rPr>
            <w:sz w:val="24"/>
            <w:szCs w:val="24"/>
          </w:rPr>
          <w:t>means less generalization and more directed exploration.</w:t>
        </w:r>
        <w:r>
          <w:rPr>
            <w:sz w:val="24"/>
            <w:szCs w:val="24"/>
          </w:rPr>
          <w:t xml:space="preserve"> </w:t>
        </w:r>
        <w:proofErr w:type="spellStart"/>
        <w:r w:rsidRPr="001101F4">
          <w:rPr>
            <w:i/>
            <w:iCs/>
            <w:sz w:val="24"/>
            <w:szCs w:val="24"/>
            <w:rPrChange w:id="233" w:author="Nate Blanco" w:date="2019-09-07T12:52:00Z">
              <w:rPr>
                <w:sz w:val="24"/>
                <w:szCs w:val="24"/>
              </w:rPr>
            </w:rPrChange>
          </w:rPr>
          <w:t>BioRxiv</w:t>
        </w:r>
        <w:proofErr w:type="spellEnd"/>
        <w:r w:rsidRPr="001101F4">
          <w:rPr>
            <w:sz w:val="24"/>
            <w:szCs w:val="24"/>
          </w:rPr>
          <w:t>, 327593.</w:t>
        </w:r>
      </w:ins>
    </w:p>
    <w:p w:rsidR="00576389" w:rsidRDefault="00576389" w:rsidP="00576389">
      <w:pPr>
        <w:pStyle w:val="Reference"/>
        <w:spacing w:line="480" w:lineRule="auto"/>
        <w:ind w:left="360" w:hanging="360"/>
        <w:rPr>
          <w:ins w:id="234" w:author="Nate Blanco" w:date="2019-09-03T03:21:00Z"/>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rsidR="00AF74DE" w:rsidRPr="00576389" w:rsidRDefault="00AF74DE" w:rsidP="00576389">
      <w:pPr>
        <w:pStyle w:val="Reference"/>
        <w:spacing w:line="480" w:lineRule="auto"/>
        <w:ind w:left="360" w:hanging="360"/>
        <w:rPr>
          <w:sz w:val="24"/>
          <w:szCs w:val="24"/>
        </w:rPr>
      </w:pPr>
      <w:ins w:id="235" w:author="Nate Blanco" w:date="2019-09-03T03:21:00Z">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AF74DE">
          <w:rPr>
            <w:i/>
            <w:iCs/>
            <w:sz w:val="24"/>
            <w:szCs w:val="24"/>
            <w:rPrChange w:id="236" w:author="Nate Blanco" w:date="2019-09-03T03:21:00Z">
              <w:rPr>
                <w:sz w:val="24"/>
                <w:szCs w:val="24"/>
              </w:rPr>
            </w:rPrChange>
          </w:rPr>
          <w:t>Journal of Experimental Psychology: General</w:t>
        </w:r>
      </w:ins>
      <w:ins w:id="237" w:author="Nate Blanco" w:date="2019-09-03T03:22:00Z">
        <w:r w:rsidR="00337FA4">
          <w:rPr>
            <w:i/>
            <w:iCs/>
            <w:sz w:val="24"/>
            <w:szCs w:val="24"/>
          </w:rPr>
          <w:t>,</w:t>
        </w:r>
        <w:r>
          <w:rPr>
            <w:i/>
            <w:iCs/>
            <w:sz w:val="24"/>
            <w:szCs w:val="24"/>
          </w:rPr>
          <w:t xml:space="preserve"> </w:t>
        </w:r>
        <w:r w:rsidRPr="00AF74DE">
          <w:rPr>
            <w:i/>
            <w:iCs/>
            <w:sz w:val="24"/>
            <w:szCs w:val="24"/>
          </w:rPr>
          <w:t>147</w:t>
        </w:r>
        <w:r w:rsidRPr="00AF74DE">
          <w:rPr>
            <w:sz w:val="24"/>
            <w:szCs w:val="24"/>
            <w:rPrChange w:id="238" w:author="Nate Blanco" w:date="2019-09-03T03:22:00Z">
              <w:rPr>
                <w:i/>
                <w:iCs/>
                <w:sz w:val="24"/>
                <w:szCs w:val="24"/>
              </w:rPr>
            </w:rPrChange>
          </w:rPr>
          <w:t>(12), 1810-1826</w:t>
        </w:r>
      </w:ins>
    </w:p>
    <w:p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rsidR="00576389" w:rsidRDefault="00576389" w:rsidP="00576389">
      <w:pPr>
        <w:pStyle w:val="Reference"/>
        <w:spacing w:line="480" w:lineRule="auto"/>
        <w:ind w:left="360" w:hanging="360"/>
        <w:rPr>
          <w:ins w:id="239" w:author="Nate Blanco" w:date="2019-09-07T13:13:00Z"/>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rsidR="00714E80" w:rsidRPr="00576389" w:rsidRDefault="00714E80" w:rsidP="00576389">
      <w:pPr>
        <w:pStyle w:val="Reference"/>
        <w:spacing w:line="480" w:lineRule="auto"/>
        <w:ind w:left="360" w:hanging="360"/>
        <w:rPr>
          <w:sz w:val="24"/>
          <w:szCs w:val="24"/>
        </w:rPr>
      </w:pPr>
      <w:ins w:id="240" w:author="Nate Blanco" w:date="2019-09-07T13:13:00Z">
        <w:r w:rsidRPr="00714E80">
          <w:rPr>
            <w:sz w:val="24"/>
            <w:szCs w:val="24"/>
          </w:rPr>
          <w:t xml:space="preserve">Sumner, E., Li, A. X., </w:t>
        </w:r>
        <w:proofErr w:type="spellStart"/>
        <w:r w:rsidRPr="00714E80">
          <w:rPr>
            <w:sz w:val="24"/>
            <w:szCs w:val="24"/>
          </w:rPr>
          <w:t>Perfors</w:t>
        </w:r>
        <w:proofErr w:type="spellEnd"/>
        <w:r w:rsidRPr="00714E80">
          <w:rPr>
            <w:sz w:val="24"/>
            <w:szCs w:val="24"/>
          </w:rPr>
          <w:t xml:space="preserve">, A., Hayes, B., Navarro, D., &amp; </w:t>
        </w:r>
        <w:proofErr w:type="spellStart"/>
        <w:r w:rsidRPr="00714E80">
          <w:rPr>
            <w:sz w:val="24"/>
            <w:szCs w:val="24"/>
          </w:rPr>
          <w:t>Sarnecka</w:t>
        </w:r>
        <w:proofErr w:type="spellEnd"/>
        <w:r w:rsidRPr="00714E80">
          <w:rPr>
            <w:sz w:val="24"/>
            <w:szCs w:val="24"/>
          </w:rPr>
          <w:t>, B. W. (2019, September 4). The Exploration Advantage: Children’s instinct to explore allows them to find information that adults miss.</w:t>
        </w:r>
        <w:r>
          <w:rPr>
            <w:sz w:val="24"/>
            <w:szCs w:val="24"/>
          </w:rPr>
          <w:t xml:space="preserve"> </w:t>
        </w:r>
        <w:proofErr w:type="spellStart"/>
        <w:r>
          <w:rPr>
            <w:i/>
            <w:iCs/>
            <w:sz w:val="24"/>
            <w:szCs w:val="24"/>
          </w:rPr>
          <w:t>PsyArXiv</w:t>
        </w:r>
        <w:proofErr w:type="spellEnd"/>
        <w:r>
          <w:rPr>
            <w:i/>
            <w:iCs/>
            <w:sz w:val="24"/>
            <w:szCs w:val="24"/>
          </w:rPr>
          <w:t xml:space="preserve">. </w:t>
        </w:r>
      </w:ins>
      <w:ins w:id="241" w:author="Nate Blanco" w:date="2019-09-07T13:14:00Z">
        <w:r>
          <w:rPr>
            <w:sz w:val="24"/>
            <w:szCs w:val="24"/>
          </w:rPr>
          <w:t xml:space="preserve">Retrieved from </w:t>
        </w:r>
        <w:r>
          <w:rPr>
            <w:sz w:val="24"/>
            <w:szCs w:val="24"/>
          </w:rPr>
          <w:fldChar w:fldCharType="begin"/>
        </w:r>
        <w:r>
          <w:rPr>
            <w:sz w:val="24"/>
            <w:szCs w:val="24"/>
          </w:rPr>
          <w:instrText xml:space="preserve"> HYPERLINK "</w:instrText>
        </w:r>
        <w:r w:rsidRPr="00714E80">
          <w:rPr>
            <w:sz w:val="24"/>
            <w:szCs w:val="24"/>
          </w:rPr>
          <w:instrText>https://psyarxiv.com/h437v</w:instrText>
        </w:r>
        <w:r>
          <w:rPr>
            <w:sz w:val="24"/>
            <w:szCs w:val="24"/>
          </w:rPr>
          <w:instrText xml:space="preserve">" </w:instrText>
        </w:r>
        <w:r>
          <w:rPr>
            <w:sz w:val="24"/>
            <w:szCs w:val="24"/>
          </w:rPr>
          <w:fldChar w:fldCharType="separate"/>
        </w:r>
        <w:r w:rsidRPr="002C3997">
          <w:rPr>
            <w:rStyle w:val="Hyperlink"/>
            <w:sz w:val="24"/>
            <w:szCs w:val="24"/>
          </w:rPr>
          <w:t>https://psyarxiv.com/h437v</w:t>
        </w:r>
        <w:r>
          <w:rPr>
            <w:sz w:val="24"/>
            <w:szCs w:val="24"/>
          </w:rPr>
          <w:fldChar w:fldCharType="end"/>
        </w:r>
        <w:r>
          <w:rPr>
            <w:sz w:val="24"/>
            <w:szCs w:val="24"/>
          </w:rPr>
          <w:t xml:space="preserve">. </w:t>
        </w:r>
      </w:ins>
      <w:ins w:id="242" w:author="Nate Blanco" w:date="2019-09-07T13:13:00Z">
        <w:r w:rsidRPr="00714E80">
          <w:rPr>
            <w:sz w:val="24"/>
            <w:szCs w:val="24"/>
          </w:rPr>
          <w:t xml:space="preserve"> https://doi.org/10.31234/osf.io/h437v</w:t>
        </w:r>
      </w:ins>
    </w:p>
    <w:p w:rsidR="000F0836" w:rsidRDefault="00576389" w:rsidP="00576389">
      <w:pPr>
        <w:pStyle w:val="Reference"/>
        <w:spacing w:line="480" w:lineRule="auto"/>
        <w:ind w:left="360" w:hanging="360"/>
        <w:rPr>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rsidR="002F792E" w:rsidRDefault="002F792E" w:rsidP="00576389">
      <w:pPr>
        <w:pStyle w:val="Reference"/>
        <w:spacing w:line="480" w:lineRule="auto"/>
        <w:ind w:left="360" w:hanging="360"/>
        <w:rPr>
          <w:sz w:val="24"/>
          <w:szCs w:val="24"/>
        </w:rPr>
      </w:pPr>
    </w:p>
    <w:p w:rsidR="00576389" w:rsidRPr="00576389" w:rsidRDefault="00576389" w:rsidP="00F75439">
      <w:pPr>
        <w:ind w:firstLine="0"/>
        <w:jc w:val="left"/>
        <w:rPr>
          <w:sz w:val="24"/>
          <w:szCs w:val="24"/>
        </w:rPr>
      </w:pPr>
    </w:p>
    <w:sectPr w:rsidR="00576389" w:rsidRPr="00576389" w:rsidSect="0091393B">
      <w:headerReference w:type="even" r:id="rId12"/>
      <w:headerReference w:type="default" r:id="rId1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Nate Blanco" w:date="2019-08-25T23:11:00Z" w:initials="NB">
    <w:p w:rsidR="003701E9" w:rsidRDefault="003701E9" w:rsidP="00784DE9">
      <w:pPr>
        <w:pStyle w:val="CommentText"/>
      </w:pPr>
      <w:r>
        <w:rPr>
          <w:rStyle w:val="CommentReference"/>
        </w:rPr>
        <w:annotationRef/>
      </w:r>
    </w:p>
    <w:p w:rsidR="0027551C" w:rsidRDefault="0027551C">
      <w:pPr>
        <w:pStyle w:val="CommentText"/>
      </w:pPr>
      <w:r>
        <w:t>Word count of main text (with figure captions)</w:t>
      </w:r>
    </w:p>
    <w:p w:rsidR="003701E9" w:rsidRDefault="003701E9" w:rsidP="0027551C">
      <w:pPr>
        <w:pStyle w:val="CommentText"/>
      </w:pPr>
      <w:r>
        <w:t>3</w:t>
      </w:r>
      <w:r w:rsidR="00C92A94">
        <w:t>437</w:t>
      </w:r>
    </w:p>
    <w:p w:rsidR="003701E9" w:rsidRDefault="0027551C">
      <w:pPr>
        <w:pStyle w:val="CommentText"/>
      </w:pPr>
      <w:proofErr w:type="gramStart"/>
      <w:r>
        <w:t>Plus</w:t>
      </w:r>
      <w:proofErr w:type="gramEnd"/>
      <w:r>
        <w:t xml:space="preserve"> a</w:t>
      </w:r>
      <w:r w:rsidR="003701E9">
        <w:t>bstract word count</w:t>
      </w:r>
    </w:p>
    <w:p w:rsidR="003701E9" w:rsidRDefault="003701E9">
      <w:pPr>
        <w:pStyle w:val="CommentText"/>
      </w:pPr>
      <w:r>
        <w:t>14</w:t>
      </w:r>
      <w:r w:rsidR="00110628">
        <w:t>9</w:t>
      </w:r>
    </w:p>
    <w:p w:rsidR="003701E9" w:rsidRDefault="0027551C">
      <w:pPr>
        <w:pStyle w:val="CommentText"/>
      </w:pPr>
      <w:r>
        <w:t>Minus f</w:t>
      </w:r>
      <w:r w:rsidR="003701E9">
        <w:t>igure word counts</w:t>
      </w:r>
    </w:p>
    <w:p w:rsidR="003701E9" w:rsidRDefault="003701E9">
      <w:pPr>
        <w:pStyle w:val="CommentText"/>
        <w:rPr>
          <w:rFonts w:ascii="Menlo" w:eastAsiaTheme="minorHAnsi" w:hAnsi="Menlo" w:cs="Menlo"/>
          <w:color w:val="000000"/>
          <w:sz w:val="22"/>
          <w:szCs w:val="22"/>
        </w:rPr>
      </w:pPr>
      <w:r>
        <w:rPr>
          <w:rFonts w:ascii="Menlo" w:eastAsiaTheme="minorHAnsi" w:hAnsi="Menlo" w:cs="Menlo"/>
          <w:color w:val="000000"/>
          <w:sz w:val="22"/>
          <w:szCs w:val="22"/>
        </w:rPr>
        <w:t>-75-</w:t>
      </w:r>
      <w:r w:rsidR="001E6275">
        <w:rPr>
          <w:rFonts w:ascii="Menlo" w:eastAsiaTheme="minorHAnsi" w:hAnsi="Menlo" w:cs="Menlo"/>
          <w:color w:val="000000"/>
          <w:sz w:val="22"/>
          <w:szCs w:val="22"/>
        </w:rPr>
        <w:t>110</w:t>
      </w:r>
      <w:r>
        <w:rPr>
          <w:rFonts w:ascii="Menlo" w:eastAsiaTheme="minorHAnsi" w:hAnsi="Menlo" w:cs="Menlo"/>
          <w:color w:val="000000"/>
          <w:sz w:val="22"/>
          <w:szCs w:val="22"/>
        </w:rPr>
        <w:t>-</w:t>
      </w:r>
      <w:r w:rsidR="001E6275">
        <w:rPr>
          <w:rFonts w:ascii="Menlo" w:eastAsiaTheme="minorHAnsi" w:hAnsi="Menlo" w:cs="Menlo"/>
          <w:color w:val="000000"/>
          <w:sz w:val="22"/>
          <w:szCs w:val="22"/>
        </w:rPr>
        <w:t>78</w:t>
      </w:r>
      <w:r>
        <w:rPr>
          <w:rFonts w:ascii="Menlo" w:eastAsiaTheme="minorHAnsi" w:hAnsi="Menlo" w:cs="Menlo"/>
          <w:color w:val="000000"/>
          <w:sz w:val="22"/>
          <w:szCs w:val="22"/>
        </w:rPr>
        <w:t>-</w:t>
      </w:r>
      <w:r w:rsidR="001E6275">
        <w:rPr>
          <w:rFonts w:ascii="Menlo" w:eastAsiaTheme="minorHAnsi" w:hAnsi="Menlo" w:cs="Menlo"/>
          <w:color w:val="000000"/>
          <w:sz w:val="22"/>
          <w:szCs w:val="22"/>
        </w:rPr>
        <w:t>71</w:t>
      </w:r>
      <w:r>
        <w:rPr>
          <w:rFonts w:ascii="Menlo" w:eastAsiaTheme="minorHAnsi" w:hAnsi="Menlo" w:cs="Menlo"/>
          <w:color w:val="000000"/>
          <w:sz w:val="22"/>
          <w:szCs w:val="22"/>
        </w:rPr>
        <w:t>-49</w:t>
      </w:r>
    </w:p>
    <w:p w:rsidR="0027551C" w:rsidRDefault="0027551C">
      <w:pPr>
        <w:pStyle w:val="CommentText"/>
      </w:pPr>
      <w:r>
        <w:rPr>
          <w:rFonts w:ascii="Menlo" w:eastAsiaTheme="minorHAnsi" w:hAnsi="Menlo" w:cs="Menlo"/>
          <w:color w:val="000000"/>
          <w:sz w:val="22"/>
          <w:szCs w:val="22"/>
        </w:rPr>
        <w:t>= 3</w:t>
      </w:r>
      <w:r w:rsidR="00EC2A2A">
        <w:rPr>
          <w:rFonts w:ascii="Menlo" w:eastAsiaTheme="minorHAnsi" w:hAnsi="Menlo" w:cs="Menlo"/>
          <w:color w:val="000000"/>
          <w:sz w:val="22"/>
          <w:szCs w:val="22"/>
        </w:rPr>
        <w:t>203</w:t>
      </w:r>
    </w:p>
  </w:comment>
  <w:comment w:id="50" w:author="Vladimir M. Sloutsky" w:date="2019-09-04T15:09:00Z" w:initials="VMS">
    <w:p w:rsidR="00FC66EF" w:rsidRDefault="00FC66EF">
      <w:pPr>
        <w:pStyle w:val="CommentText"/>
      </w:pPr>
      <w:r>
        <w:rPr>
          <w:rStyle w:val="CommentReference"/>
        </w:rPr>
        <w:annotationRef/>
      </w:r>
      <w:r w:rsidR="008943E7">
        <w:rPr>
          <w:noProof/>
        </w:rPr>
        <w:t xml:space="preserve">Here </w:t>
      </w:r>
      <w:r>
        <w:rPr>
          <w:noProof/>
        </w:rPr>
        <w:t>and elsewhere: I wonder whther we should cite it as pre-print or as PsychArchive.</w:t>
      </w:r>
      <w:r w:rsidR="008943E7">
        <w:rPr>
          <w:noProof/>
        </w:rPr>
        <w:t xml:space="preserve"> </w:t>
      </w:r>
    </w:p>
  </w:comment>
  <w:comment w:id="51" w:author="Nate Blanco" w:date="2019-09-07T13:19:00Z" w:initials="NB">
    <w:p w:rsidR="00AE7C99" w:rsidRDefault="00AE7C99">
      <w:pPr>
        <w:pStyle w:val="CommentText"/>
      </w:pPr>
      <w:r>
        <w:rPr>
          <w:rStyle w:val="CommentReference"/>
        </w:rPr>
        <w:annotationRef/>
      </w:r>
      <w:r w:rsidR="00573C70">
        <w:t xml:space="preserve">That makes sense. I wonder if we need it at all. To me it seems like it’s important to indicate papers are preprints, but I see other people citing them without indicating. There doesn’t </w:t>
      </w:r>
      <w:proofErr w:type="spellStart"/>
      <w:r w:rsidR="00573C70">
        <w:t>doesn’t</w:t>
      </w:r>
      <w:proofErr w:type="spellEnd"/>
      <w:r w:rsidR="00573C70">
        <w:t xml:space="preserve"> seem to be a set precedent or policy</w:t>
      </w:r>
    </w:p>
  </w:comment>
  <w:comment w:id="61" w:author="Vladimir M. Sloutsky" w:date="2019-09-03T13:48:00Z" w:initials="VMS">
    <w:p w:rsidR="00A4068E" w:rsidRDefault="00A4068E">
      <w:pPr>
        <w:pStyle w:val="CommentText"/>
      </w:pPr>
      <w:r>
        <w:rPr>
          <w:rStyle w:val="CommentReference"/>
        </w:rPr>
        <w:annotationRef/>
      </w:r>
      <w:r>
        <w:t>This is a key point. Would be nice to give a brief example.</w:t>
      </w:r>
    </w:p>
  </w:comment>
  <w:comment w:id="62" w:author="Nate Blanco" w:date="2019-09-08T03:19:00Z" w:initials="NB">
    <w:p w:rsidR="00535812" w:rsidRDefault="00535812">
      <w:pPr>
        <w:pStyle w:val="CommentText"/>
      </w:pPr>
      <w:r>
        <w:rPr>
          <w:rStyle w:val="CommentReference"/>
        </w:rPr>
        <w:annotationRef/>
      </w:r>
      <w:r>
        <w:t>I added something below. See what you thin</w:t>
      </w:r>
      <w:r w:rsidR="001275E4">
        <w:t>k</w:t>
      </w:r>
    </w:p>
  </w:comment>
  <w:comment w:id="153" w:author="Nate Blanco" w:date="2019-08-27T03:02:00Z" w:initials="NB">
    <w:p w:rsidR="003701E9" w:rsidRDefault="003701E9">
      <w:pPr>
        <w:pStyle w:val="CommentText"/>
      </w:pPr>
      <w:r>
        <w:rPr>
          <w:rStyle w:val="CommentReference"/>
        </w:rPr>
        <w:annotationRef/>
      </w:r>
      <w:r>
        <w:t xml:space="preserve">Maybe can remove this if really needed. </w:t>
      </w:r>
    </w:p>
  </w:comment>
  <w:comment w:id="159" w:author="Vladimir M. Sloutsky" w:date="2019-09-10T10:57:00Z" w:initials="VMS">
    <w:p w:rsidR="00195B0C" w:rsidRDefault="00195B0C">
      <w:pPr>
        <w:pStyle w:val="CommentText"/>
      </w:pPr>
      <w:r>
        <w:rPr>
          <w:rStyle w:val="CommentReference"/>
        </w:rPr>
        <w:annotationRef/>
      </w:r>
      <w:r>
        <w:t>For consistency purposes: Do we use “systematic switching” or “systematic exploration”?</w:t>
      </w:r>
    </w:p>
  </w:comment>
  <w:comment w:id="163" w:author="Vladimir M. Sloutsky" w:date="2019-09-04T16:47:00Z" w:initials="VMS">
    <w:p w:rsidR="00855D8B" w:rsidRDefault="00855D8B">
      <w:pPr>
        <w:pStyle w:val="CommentText"/>
      </w:pPr>
      <w:r>
        <w:rPr>
          <w:rStyle w:val="CommentReference"/>
        </w:rPr>
        <w:annotationRef/>
      </w:r>
      <w:r>
        <w:t>Should we say anything about adults in the GD?</w:t>
      </w:r>
    </w:p>
  </w:comment>
  <w:comment w:id="164" w:author="Nate Blanco" w:date="2019-09-08T01:35:00Z" w:initials="NB">
    <w:p w:rsidR="00F57B4D" w:rsidRDefault="00F57B4D">
      <w:pPr>
        <w:pStyle w:val="CommentText"/>
      </w:pPr>
      <w:r>
        <w:rPr>
          <w:rStyle w:val="CommentReference"/>
        </w:rPr>
        <w:annotationRef/>
      </w:r>
      <w:proofErr w:type="gramStart"/>
      <w:r w:rsidR="00EE6A1F">
        <w:t>Yes</w:t>
      </w:r>
      <w:proofErr w:type="gramEnd"/>
      <w:r w:rsidR="00EE6A1F">
        <w:t xml:space="preserve"> I think we need to mention them. </w:t>
      </w:r>
      <w:r>
        <w:t>I added a sentence</w:t>
      </w:r>
      <w:r w:rsidR="00EE6A1F">
        <w:t xml:space="preserve"> but I don’t’ think we have room to expand much more than that</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E9F" w:rsidRDefault="00D93E9F" w:rsidP="0091393B">
      <w:r>
        <w:separator/>
      </w:r>
    </w:p>
  </w:endnote>
  <w:endnote w:type="continuationSeparator" w:id="0">
    <w:p w:rsidR="00D93E9F" w:rsidRDefault="00D93E9F"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00500000000000000"/>
    <w:charset w:val="00"/>
    <w:family w:val="auto"/>
    <w:pitch w:val="variable"/>
    <w:sig w:usb0="E0002EFF" w:usb1="C000785B" w:usb2="00000009" w:usb3="00000000" w:csb0="000001FF" w:csb1="00000000"/>
  </w:font>
  <w:font w:name="Helvetica">
    <w:panose1 w:val="00000000000000000000"/>
    <w:charset w:val="00"/>
    <w:family w:val="auto"/>
    <w:pitch w:val="variable"/>
    <w:sig w:usb0="00000003" w:usb1="00000000" w:usb2="00000000" w:usb3="00000000" w:csb0="00000001" w:csb1="00000000"/>
  </w:font>
  <w:font w:name="ヒラギノ角ゴ Pro W3">
    <w:altName w:val="Yu Gothic"/>
    <w:panose1 w:val="020B0300000000000000"/>
    <w:charset w:val="80"/>
    <w:family w:val="swiss"/>
    <w:pitch w:val="variable"/>
    <w:sig w:usb0="E00002FF" w:usb1="7AC7FFFF" w:usb2="00000012" w:usb3="00000000" w:csb0="0002000D" w:csb1="00000000"/>
  </w:font>
  <w:font w:name="Menlo">
    <w:panose1 w:val="020B0609030804020204"/>
    <w:charset w:val="00"/>
    <w:family w:val="modern"/>
    <w:pitch w:val="fixed"/>
    <w:sig w:usb0="E60022FF" w:usb1="D200F9FB" w:usb2="02000028" w:usb3="00000000" w:csb0="000001D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E9F" w:rsidRDefault="00D93E9F" w:rsidP="0091393B">
      <w:r>
        <w:separator/>
      </w:r>
    </w:p>
  </w:footnote>
  <w:footnote w:type="continuationSeparator" w:id="0">
    <w:p w:rsidR="00D93E9F" w:rsidRDefault="00D93E9F"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1E9" w:rsidRDefault="003701E9"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701E9" w:rsidRDefault="003701E9"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1E9" w:rsidRPr="00B378D3" w:rsidRDefault="003701E9"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rsidR="003701E9" w:rsidRPr="00B378D3" w:rsidRDefault="003701E9"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e Blanco">
    <w15:presenceInfo w15:providerId="None" w15:userId="Nate Blanco"/>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1041D"/>
    <w:rsid w:val="00020938"/>
    <w:rsid w:val="00036B05"/>
    <w:rsid w:val="000453B3"/>
    <w:rsid w:val="00045653"/>
    <w:rsid w:val="00053850"/>
    <w:rsid w:val="00054F9F"/>
    <w:rsid w:val="00057ADB"/>
    <w:rsid w:val="00057B3B"/>
    <w:rsid w:val="00062351"/>
    <w:rsid w:val="000710ED"/>
    <w:rsid w:val="00080DE2"/>
    <w:rsid w:val="00083BE7"/>
    <w:rsid w:val="00096AF8"/>
    <w:rsid w:val="00097353"/>
    <w:rsid w:val="000A196E"/>
    <w:rsid w:val="000A20B9"/>
    <w:rsid w:val="000A33E3"/>
    <w:rsid w:val="000A4AE0"/>
    <w:rsid w:val="000A5327"/>
    <w:rsid w:val="000B3D64"/>
    <w:rsid w:val="000C3621"/>
    <w:rsid w:val="000C38EB"/>
    <w:rsid w:val="000C4F11"/>
    <w:rsid w:val="000C5CD6"/>
    <w:rsid w:val="000C6F65"/>
    <w:rsid w:val="000D591B"/>
    <w:rsid w:val="000E05B2"/>
    <w:rsid w:val="000E0B29"/>
    <w:rsid w:val="000F0836"/>
    <w:rsid w:val="000F0CFD"/>
    <w:rsid w:val="000F1290"/>
    <w:rsid w:val="00100E1A"/>
    <w:rsid w:val="00102D5B"/>
    <w:rsid w:val="00106AC2"/>
    <w:rsid w:val="001101F4"/>
    <w:rsid w:val="00110628"/>
    <w:rsid w:val="0011588F"/>
    <w:rsid w:val="00122665"/>
    <w:rsid w:val="001275E4"/>
    <w:rsid w:val="00127CD9"/>
    <w:rsid w:val="0013040A"/>
    <w:rsid w:val="00130A73"/>
    <w:rsid w:val="00131343"/>
    <w:rsid w:val="00134C85"/>
    <w:rsid w:val="00137377"/>
    <w:rsid w:val="00137702"/>
    <w:rsid w:val="00140DC9"/>
    <w:rsid w:val="00143E7F"/>
    <w:rsid w:val="00145215"/>
    <w:rsid w:val="00147299"/>
    <w:rsid w:val="00156A22"/>
    <w:rsid w:val="00162990"/>
    <w:rsid w:val="00164CC2"/>
    <w:rsid w:val="00170800"/>
    <w:rsid w:val="00172B33"/>
    <w:rsid w:val="00176672"/>
    <w:rsid w:val="00176855"/>
    <w:rsid w:val="001837A7"/>
    <w:rsid w:val="00186E89"/>
    <w:rsid w:val="001918C3"/>
    <w:rsid w:val="00193AE5"/>
    <w:rsid w:val="00195B0C"/>
    <w:rsid w:val="001A63FA"/>
    <w:rsid w:val="001B0C57"/>
    <w:rsid w:val="001B2316"/>
    <w:rsid w:val="001B4DD3"/>
    <w:rsid w:val="001C1984"/>
    <w:rsid w:val="001C5EB7"/>
    <w:rsid w:val="001C6FA9"/>
    <w:rsid w:val="001D2D9B"/>
    <w:rsid w:val="001D39B2"/>
    <w:rsid w:val="001D4464"/>
    <w:rsid w:val="001D7496"/>
    <w:rsid w:val="001E4709"/>
    <w:rsid w:val="001E6275"/>
    <w:rsid w:val="001E6802"/>
    <w:rsid w:val="001F65EA"/>
    <w:rsid w:val="001F7E13"/>
    <w:rsid w:val="00202665"/>
    <w:rsid w:val="00206D5E"/>
    <w:rsid w:val="00210247"/>
    <w:rsid w:val="002116A5"/>
    <w:rsid w:val="00220ACA"/>
    <w:rsid w:val="002218FA"/>
    <w:rsid w:val="00221EBD"/>
    <w:rsid w:val="0022553A"/>
    <w:rsid w:val="002263E5"/>
    <w:rsid w:val="00235350"/>
    <w:rsid w:val="002354F1"/>
    <w:rsid w:val="00241CCB"/>
    <w:rsid w:val="00243676"/>
    <w:rsid w:val="00243F2D"/>
    <w:rsid w:val="00252A8A"/>
    <w:rsid w:val="00256B47"/>
    <w:rsid w:val="00262B49"/>
    <w:rsid w:val="00262FA6"/>
    <w:rsid w:val="00263BF4"/>
    <w:rsid w:val="00264813"/>
    <w:rsid w:val="0026658C"/>
    <w:rsid w:val="002701B4"/>
    <w:rsid w:val="0027069D"/>
    <w:rsid w:val="00272A0D"/>
    <w:rsid w:val="00272A71"/>
    <w:rsid w:val="00274BDA"/>
    <w:rsid w:val="0027551C"/>
    <w:rsid w:val="00290F46"/>
    <w:rsid w:val="002910E7"/>
    <w:rsid w:val="0029301E"/>
    <w:rsid w:val="002A07CA"/>
    <w:rsid w:val="002A0C9C"/>
    <w:rsid w:val="002B19A3"/>
    <w:rsid w:val="002B47DF"/>
    <w:rsid w:val="002B5A86"/>
    <w:rsid w:val="002C1FE8"/>
    <w:rsid w:val="002C2165"/>
    <w:rsid w:val="002C23FA"/>
    <w:rsid w:val="002C4074"/>
    <w:rsid w:val="002C41E7"/>
    <w:rsid w:val="002C44DA"/>
    <w:rsid w:val="002D196E"/>
    <w:rsid w:val="002D2CE9"/>
    <w:rsid w:val="002D45DE"/>
    <w:rsid w:val="002D4EF9"/>
    <w:rsid w:val="002D7F55"/>
    <w:rsid w:val="002E1960"/>
    <w:rsid w:val="002E37C7"/>
    <w:rsid w:val="002F0F95"/>
    <w:rsid w:val="002F21AF"/>
    <w:rsid w:val="002F5636"/>
    <w:rsid w:val="002F58C3"/>
    <w:rsid w:val="002F792E"/>
    <w:rsid w:val="00300A2A"/>
    <w:rsid w:val="003010F7"/>
    <w:rsid w:val="00305C59"/>
    <w:rsid w:val="00313C45"/>
    <w:rsid w:val="00313D93"/>
    <w:rsid w:val="00314672"/>
    <w:rsid w:val="003214A5"/>
    <w:rsid w:val="00325F15"/>
    <w:rsid w:val="003274BF"/>
    <w:rsid w:val="003321CD"/>
    <w:rsid w:val="003321D0"/>
    <w:rsid w:val="003372BA"/>
    <w:rsid w:val="00337FA4"/>
    <w:rsid w:val="003402B6"/>
    <w:rsid w:val="00340638"/>
    <w:rsid w:val="00341609"/>
    <w:rsid w:val="003471B1"/>
    <w:rsid w:val="0035103F"/>
    <w:rsid w:val="00351C8D"/>
    <w:rsid w:val="00354310"/>
    <w:rsid w:val="00356491"/>
    <w:rsid w:val="00360196"/>
    <w:rsid w:val="00366D9B"/>
    <w:rsid w:val="003701E9"/>
    <w:rsid w:val="00372A91"/>
    <w:rsid w:val="003813BC"/>
    <w:rsid w:val="00383A71"/>
    <w:rsid w:val="00386762"/>
    <w:rsid w:val="00393786"/>
    <w:rsid w:val="00397A21"/>
    <w:rsid w:val="003B05C4"/>
    <w:rsid w:val="003B05DB"/>
    <w:rsid w:val="003B2D0E"/>
    <w:rsid w:val="003B33B4"/>
    <w:rsid w:val="003B3B1D"/>
    <w:rsid w:val="003B6F8E"/>
    <w:rsid w:val="003B7EB3"/>
    <w:rsid w:val="003C3C56"/>
    <w:rsid w:val="003C4D58"/>
    <w:rsid w:val="003C6AC3"/>
    <w:rsid w:val="003C6FAE"/>
    <w:rsid w:val="003C72E5"/>
    <w:rsid w:val="003D4DBF"/>
    <w:rsid w:val="003D53E4"/>
    <w:rsid w:val="003D6C41"/>
    <w:rsid w:val="003E310C"/>
    <w:rsid w:val="003E4B74"/>
    <w:rsid w:val="003F69F5"/>
    <w:rsid w:val="00402C0A"/>
    <w:rsid w:val="0042363A"/>
    <w:rsid w:val="004251E1"/>
    <w:rsid w:val="0042644D"/>
    <w:rsid w:val="004300A4"/>
    <w:rsid w:val="00430525"/>
    <w:rsid w:val="00442FB6"/>
    <w:rsid w:val="00443A16"/>
    <w:rsid w:val="00444515"/>
    <w:rsid w:val="00450AC0"/>
    <w:rsid w:val="00453953"/>
    <w:rsid w:val="00460312"/>
    <w:rsid w:val="00462F63"/>
    <w:rsid w:val="00464008"/>
    <w:rsid w:val="00465E60"/>
    <w:rsid w:val="0047065A"/>
    <w:rsid w:val="00470D8E"/>
    <w:rsid w:val="004737A3"/>
    <w:rsid w:val="00475171"/>
    <w:rsid w:val="00484AD8"/>
    <w:rsid w:val="00490104"/>
    <w:rsid w:val="00490D91"/>
    <w:rsid w:val="00495C2E"/>
    <w:rsid w:val="00497BE5"/>
    <w:rsid w:val="004A0FA5"/>
    <w:rsid w:val="004A1F46"/>
    <w:rsid w:val="004A5EB3"/>
    <w:rsid w:val="004B25E0"/>
    <w:rsid w:val="004B4AED"/>
    <w:rsid w:val="004C1A1C"/>
    <w:rsid w:val="004C1BFA"/>
    <w:rsid w:val="004C1DB3"/>
    <w:rsid w:val="004C2FB9"/>
    <w:rsid w:val="004C30C7"/>
    <w:rsid w:val="004C4AB2"/>
    <w:rsid w:val="004C4F46"/>
    <w:rsid w:val="004C5955"/>
    <w:rsid w:val="004C6C97"/>
    <w:rsid w:val="004D1CBF"/>
    <w:rsid w:val="004D4972"/>
    <w:rsid w:val="004D79C6"/>
    <w:rsid w:val="00503D92"/>
    <w:rsid w:val="00504CE6"/>
    <w:rsid w:val="00512C89"/>
    <w:rsid w:val="00514FB8"/>
    <w:rsid w:val="0051765A"/>
    <w:rsid w:val="00517662"/>
    <w:rsid w:val="00517AB5"/>
    <w:rsid w:val="0052242A"/>
    <w:rsid w:val="005236CC"/>
    <w:rsid w:val="005271EF"/>
    <w:rsid w:val="005306D5"/>
    <w:rsid w:val="0053377C"/>
    <w:rsid w:val="005340ED"/>
    <w:rsid w:val="00534253"/>
    <w:rsid w:val="0053443E"/>
    <w:rsid w:val="00534B5E"/>
    <w:rsid w:val="00535812"/>
    <w:rsid w:val="0053588E"/>
    <w:rsid w:val="00545677"/>
    <w:rsid w:val="00553258"/>
    <w:rsid w:val="0055457D"/>
    <w:rsid w:val="00561A3C"/>
    <w:rsid w:val="005677FF"/>
    <w:rsid w:val="00571C88"/>
    <w:rsid w:val="00573C70"/>
    <w:rsid w:val="00574F4D"/>
    <w:rsid w:val="00576389"/>
    <w:rsid w:val="00583877"/>
    <w:rsid w:val="00583A1D"/>
    <w:rsid w:val="005921FE"/>
    <w:rsid w:val="00592F3B"/>
    <w:rsid w:val="00593C5B"/>
    <w:rsid w:val="0059447B"/>
    <w:rsid w:val="005A0C59"/>
    <w:rsid w:val="005A17EC"/>
    <w:rsid w:val="005A1E82"/>
    <w:rsid w:val="005A3C19"/>
    <w:rsid w:val="005A48FE"/>
    <w:rsid w:val="005A6634"/>
    <w:rsid w:val="005A7EF1"/>
    <w:rsid w:val="005B1A75"/>
    <w:rsid w:val="005B1B9A"/>
    <w:rsid w:val="005B3233"/>
    <w:rsid w:val="005B3D28"/>
    <w:rsid w:val="005B4C8C"/>
    <w:rsid w:val="005B4F1F"/>
    <w:rsid w:val="005C36A9"/>
    <w:rsid w:val="005C3DE1"/>
    <w:rsid w:val="005D2A24"/>
    <w:rsid w:val="005D2EFD"/>
    <w:rsid w:val="005E3E7E"/>
    <w:rsid w:val="005E5DDF"/>
    <w:rsid w:val="005F4A79"/>
    <w:rsid w:val="005F4CA6"/>
    <w:rsid w:val="005F6C9D"/>
    <w:rsid w:val="00604AA8"/>
    <w:rsid w:val="006158DE"/>
    <w:rsid w:val="006178F0"/>
    <w:rsid w:val="00617A81"/>
    <w:rsid w:val="00625094"/>
    <w:rsid w:val="006301FF"/>
    <w:rsid w:val="00633343"/>
    <w:rsid w:val="006406B5"/>
    <w:rsid w:val="00641E35"/>
    <w:rsid w:val="00644D3F"/>
    <w:rsid w:val="00646C47"/>
    <w:rsid w:val="00652122"/>
    <w:rsid w:val="0065293C"/>
    <w:rsid w:val="0065579F"/>
    <w:rsid w:val="0066230A"/>
    <w:rsid w:val="00662649"/>
    <w:rsid w:val="00664917"/>
    <w:rsid w:val="00664C05"/>
    <w:rsid w:val="006672E6"/>
    <w:rsid w:val="0066777D"/>
    <w:rsid w:val="00680650"/>
    <w:rsid w:val="00684428"/>
    <w:rsid w:val="00684A7C"/>
    <w:rsid w:val="006934CC"/>
    <w:rsid w:val="00694255"/>
    <w:rsid w:val="00697005"/>
    <w:rsid w:val="006973B5"/>
    <w:rsid w:val="006A0C61"/>
    <w:rsid w:val="006A4F0B"/>
    <w:rsid w:val="006A53ED"/>
    <w:rsid w:val="006A7699"/>
    <w:rsid w:val="006B0094"/>
    <w:rsid w:val="006B1E62"/>
    <w:rsid w:val="006C09A6"/>
    <w:rsid w:val="006C20CC"/>
    <w:rsid w:val="006C4543"/>
    <w:rsid w:val="006E03B3"/>
    <w:rsid w:val="006E0F05"/>
    <w:rsid w:val="006E7708"/>
    <w:rsid w:val="006F31DD"/>
    <w:rsid w:val="00701C75"/>
    <w:rsid w:val="00703D22"/>
    <w:rsid w:val="00706A35"/>
    <w:rsid w:val="00712726"/>
    <w:rsid w:val="00714E80"/>
    <w:rsid w:val="007257D3"/>
    <w:rsid w:val="007422AC"/>
    <w:rsid w:val="00746EFE"/>
    <w:rsid w:val="007523E7"/>
    <w:rsid w:val="007543C0"/>
    <w:rsid w:val="00754AC6"/>
    <w:rsid w:val="00756317"/>
    <w:rsid w:val="00762438"/>
    <w:rsid w:val="007624E0"/>
    <w:rsid w:val="007644FF"/>
    <w:rsid w:val="00772C3F"/>
    <w:rsid w:val="00773524"/>
    <w:rsid w:val="007758D5"/>
    <w:rsid w:val="007808E0"/>
    <w:rsid w:val="007828E8"/>
    <w:rsid w:val="00783AB5"/>
    <w:rsid w:val="00784DE9"/>
    <w:rsid w:val="00787DB6"/>
    <w:rsid w:val="00791419"/>
    <w:rsid w:val="00791924"/>
    <w:rsid w:val="007960B9"/>
    <w:rsid w:val="00796482"/>
    <w:rsid w:val="00797DB0"/>
    <w:rsid w:val="007A2602"/>
    <w:rsid w:val="007A2A0C"/>
    <w:rsid w:val="007A45FD"/>
    <w:rsid w:val="007B089C"/>
    <w:rsid w:val="007B506C"/>
    <w:rsid w:val="007C32C6"/>
    <w:rsid w:val="007C558E"/>
    <w:rsid w:val="007D0A53"/>
    <w:rsid w:val="007E0F4B"/>
    <w:rsid w:val="007E1942"/>
    <w:rsid w:val="007E4B67"/>
    <w:rsid w:val="007F165F"/>
    <w:rsid w:val="007F307C"/>
    <w:rsid w:val="007F3C76"/>
    <w:rsid w:val="007F5E7B"/>
    <w:rsid w:val="00810A80"/>
    <w:rsid w:val="00812799"/>
    <w:rsid w:val="0081393A"/>
    <w:rsid w:val="0081409D"/>
    <w:rsid w:val="00814CA0"/>
    <w:rsid w:val="00822371"/>
    <w:rsid w:val="008233CC"/>
    <w:rsid w:val="00824C08"/>
    <w:rsid w:val="0083055C"/>
    <w:rsid w:val="00833773"/>
    <w:rsid w:val="0084451E"/>
    <w:rsid w:val="00846772"/>
    <w:rsid w:val="00851B6E"/>
    <w:rsid w:val="008554E4"/>
    <w:rsid w:val="00855D8B"/>
    <w:rsid w:val="00860C68"/>
    <w:rsid w:val="00871B16"/>
    <w:rsid w:val="008721E3"/>
    <w:rsid w:val="00874665"/>
    <w:rsid w:val="00875F83"/>
    <w:rsid w:val="008762FA"/>
    <w:rsid w:val="00891812"/>
    <w:rsid w:val="00894263"/>
    <w:rsid w:val="008943E7"/>
    <w:rsid w:val="008977E1"/>
    <w:rsid w:val="008B065D"/>
    <w:rsid w:val="008B3E17"/>
    <w:rsid w:val="008B4EFE"/>
    <w:rsid w:val="008C7A24"/>
    <w:rsid w:val="008D2B9A"/>
    <w:rsid w:val="008D37FA"/>
    <w:rsid w:val="008F32A5"/>
    <w:rsid w:val="008F3C84"/>
    <w:rsid w:val="008F3EF6"/>
    <w:rsid w:val="008F77F2"/>
    <w:rsid w:val="00910D92"/>
    <w:rsid w:val="00911A51"/>
    <w:rsid w:val="009133E9"/>
    <w:rsid w:val="0091393B"/>
    <w:rsid w:val="00915CF1"/>
    <w:rsid w:val="00915E63"/>
    <w:rsid w:val="009169FA"/>
    <w:rsid w:val="0092075A"/>
    <w:rsid w:val="00920DC6"/>
    <w:rsid w:val="0092241D"/>
    <w:rsid w:val="0092493C"/>
    <w:rsid w:val="00935C6F"/>
    <w:rsid w:val="00941BA1"/>
    <w:rsid w:val="00942CB0"/>
    <w:rsid w:val="00943165"/>
    <w:rsid w:val="0094523D"/>
    <w:rsid w:val="00966AC9"/>
    <w:rsid w:val="009702D5"/>
    <w:rsid w:val="00971154"/>
    <w:rsid w:val="00981F45"/>
    <w:rsid w:val="009834C2"/>
    <w:rsid w:val="0098369F"/>
    <w:rsid w:val="009836E0"/>
    <w:rsid w:val="009932BE"/>
    <w:rsid w:val="00994A1F"/>
    <w:rsid w:val="00995CAF"/>
    <w:rsid w:val="009A056E"/>
    <w:rsid w:val="009A0A3B"/>
    <w:rsid w:val="009A6E1F"/>
    <w:rsid w:val="009B22B7"/>
    <w:rsid w:val="009B2C51"/>
    <w:rsid w:val="009B61D3"/>
    <w:rsid w:val="009B6488"/>
    <w:rsid w:val="009C05AF"/>
    <w:rsid w:val="009D3827"/>
    <w:rsid w:val="009E226D"/>
    <w:rsid w:val="009E2DF5"/>
    <w:rsid w:val="009E5518"/>
    <w:rsid w:val="009F1461"/>
    <w:rsid w:val="009F228B"/>
    <w:rsid w:val="009F3223"/>
    <w:rsid w:val="009F5748"/>
    <w:rsid w:val="00A039E4"/>
    <w:rsid w:val="00A04B84"/>
    <w:rsid w:val="00A1123B"/>
    <w:rsid w:val="00A130EE"/>
    <w:rsid w:val="00A143A4"/>
    <w:rsid w:val="00A1525E"/>
    <w:rsid w:val="00A204E2"/>
    <w:rsid w:val="00A25075"/>
    <w:rsid w:val="00A2749F"/>
    <w:rsid w:val="00A37B76"/>
    <w:rsid w:val="00A37BDD"/>
    <w:rsid w:val="00A37EAB"/>
    <w:rsid w:val="00A4068E"/>
    <w:rsid w:val="00A4659B"/>
    <w:rsid w:val="00A46B2F"/>
    <w:rsid w:val="00A474DB"/>
    <w:rsid w:val="00A5060C"/>
    <w:rsid w:val="00A56242"/>
    <w:rsid w:val="00A565C1"/>
    <w:rsid w:val="00A60050"/>
    <w:rsid w:val="00A61642"/>
    <w:rsid w:val="00A64ABB"/>
    <w:rsid w:val="00A64D7B"/>
    <w:rsid w:val="00A7432C"/>
    <w:rsid w:val="00A76FBA"/>
    <w:rsid w:val="00A82C57"/>
    <w:rsid w:val="00A85E98"/>
    <w:rsid w:val="00A86066"/>
    <w:rsid w:val="00A86426"/>
    <w:rsid w:val="00A91FC4"/>
    <w:rsid w:val="00AA45B6"/>
    <w:rsid w:val="00AA6F50"/>
    <w:rsid w:val="00AA72A9"/>
    <w:rsid w:val="00AA76B9"/>
    <w:rsid w:val="00AA7947"/>
    <w:rsid w:val="00AB087E"/>
    <w:rsid w:val="00AB0963"/>
    <w:rsid w:val="00AB2B3E"/>
    <w:rsid w:val="00AB3604"/>
    <w:rsid w:val="00AD1044"/>
    <w:rsid w:val="00AE7C99"/>
    <w:rsid w:val="00AF2714"/>
    <w:rsid w:val="00AF2FF3"/>
    <w:rsid w:val="00AF74DE"/>
    <w:rsid w:val="00B01D74"/>
    <w:rsid w:val="00B05385"/>
    <w:rsid w:val="00B05784"/>
    <w:rsid w:val="00B12071"/>
    <w:rsid w:val="00B132A8"/>
    <w:rsid w:val="00B13306"/>
    <w:rsid w:val="00B14E5D"/>
    <w:rsid w:val="00B159E5"/>
    <w:rsid w:val="00B21B50"/>
    <w:rsid w:val="00B21B91"/>
    <w:rsid w:val="00B21E72"/>
    <w:rsid w:val="00B246FE"/>
    <w:rsid w:val="00B247E5"/>
    <w:rsid w:val="00B32A93"/>
    <w:rsid w:val="00B33949"/>
    <w:rsid w:val="00B378D3"/>
    <w:rsid w:val="00B471F9"/>
    <w:rsid w:val="00B50201"/>
    <w:rsid w:val="00B50F49"/>
    <w:rsid w:val="00B55FB0"/>
    <w:rsid w:val="00B60B7F"/>
    <w:rsid w:val="00B653D7"/>
    <w:rsid w:val="00B67B2F"/>
    <w:rsid w:val="00B73C5A"/>
    <w:rsid w:val="00B87D19"/>
    <w:rsid w:val="00B9340F"/>
    <w:rsid w:val="00B95EB4"/>
    <w:rsid w:val="00B9621C"/>
    <w:rsid w:val="00BA0B17"/>
    <w:rsid w:val="00BA1AAD"/>
    <w:rsid w:val="00BA3DE3"/>
    <w:rsid w:val="00BB0FDF"/>
    <w:rsid w:val="00BB49F5"/>
    <w:rsid w:val="00BB7591"/>
    <w:rsid w:val="00BC340F"/>
    <w:rsid w:val="00BC6207"/>
    <w:rsid w:val="00BD38EB"/>
    <w:rsid w:val="00BD75E9"/>
    <w:rsid w:val="00BD7E8A"/>
    <w:rsid w:val="00BE0C06"/>
    <w:rsid w:val="00BE1821"/>
    <w:rsid w:val="00BE25EE"/>
    <w:rsid w:val="00BE3235"/>
    <w:rsid w:val="00BE49BE"/>
    <w:rsid w:val="00BF3FA7"/>
    <w:rsid w:val="00BF622F"/>
    <w:rsid w:val="00BF79E6"/>
    <w:rsid w:val="00C0395B"/>
    <w:rsid w:val="00C07BC4"/>
    <w:rsid w:val="00C111E8"/>
    <w:rsid w:val="00C157BA"/>
    <w:rsid w:val="00C246C3"/>
    <w:rsid w:val="00C24807"/>
    <w:rsid w:val="00C248CF"/>
    <w:rsid w:val="00C357EB"/>
    <w:rsid w:val="00C36E32"/>
    <w:rsid w:val="00C45553"/>
    <w:rsid w:val="00C55021"/>
    <w:rsid w:val="00C66118"/>
    <w:rsid w:val="00C676C2"/>
    <w:rsid w:val="00C72037"/>
    <w:rsid w:val="00C7228E"/>
    <w:rsid w:val="00C72392"/>
    <w:rsid w:val="00C74613"/>
    <w:rsid w:val="00C74ECD"/>
    <w:rsid w:val="00C85D02"/>
    <w:rsid w:val="00C92A94"/>
    <w:rsid w:val="00C947F6"/>
    <w:rsid w:val="00C960D6"/>
    <w:rsid w:val="00CA179B"/>
    <w:rsid w:val="00CA262E"/>
    <w:rsid w:val="00CA68BE"/>
    <w:rsid w:val="00CA71C1"/>
    <w:rsid w:val="00CB1AAA"/>
    <w:rsid w:val="00CB1C32"/>
    <w:rsid w:val="00CB298A"/>
    <w:rsid w:val="00CB5583"/>
    <w:rsid w:val="00CC0821"/>
    <w:rsid w:val="00CC49AF"/>
    <w:rsid w:val="00CD101D"/>
    <w:rsid w:val="00CD3E23"/>
    <w:rsid w:val="00CD5B82"/>
    <w:rsid w:val="00CD64A6"/>
    <w:rsid w:val="00CE3C6D"/>
    <w:rsid w:val="00CE7767"/>
    <w:rsid w:val="00CF0529"/>
    <w:rsid w:val="00CF12E6"/>
    <w:rsid w:val="00CF59D3"/>
    <w:rsid w:val="00CF5C8C"/>
    <w:rsid w:val="00CF6097"/>
    <w:rsid w:val="00CF6D83"/>
    <w:rsid w:val="00D02343"/>
    <w:rsid w:val="00D042FE"/>
    <w:rsid w:val="00D14AD5"/>
    <w:rsid w:val="00D1623F"/>
    <w:rsid w:val="00D203B9"/>
    <w:rsid w:val="00D23637"/>
    <w:rsid w:val="00D27E7B"/>
    <w:rsid w:val="00D31E9F"/>
    <w:rsid w:val="00D4256A"/>
    <w:rsid w:val="00D42C61"/>
    <w:rsid w:val="00D644A1"/>
    <w:rsid w:val="00D650E1"/>
    <w:rsid w:val="00D70D89"/>
    <w:rsid w:val="00D73CA4"/>
    <w:rsid w:val="00D7432F"/>
    <w:rsid w:val="00D7563D"/>
    <w:rsid w:val="00D81F12"/>
    <w:rsid w:val="00D84A38"/>
    <w:rsid w:val="00D85FBA"/>
    <w:rsid w:val="00D91F2F"/>
    <w:rsid w:val="00D937BA"/>
    <w:rsid w:val="00D93E9F"/>
    <w:rsid w:val="00D9633A"/>
    <w:rsid w:val="00DA443B"/>
    <w:rsid w:val="00DB1A67"/>
    <w:rsid w:val="00DB1F07"/>
    <w:rsid w:val="00DB3B78"/>
    <w:rsid w:val="00DC427D"/>
    <w:rsid w:val="00DC6B4B"/>
    <w:rsid w:val="00DC7B59"/>
    <w:rsid w:val="00DD5ACC"/>
    <w:rsid w:val="00DD7294"/>
    <w:rsid w:val="00DE3568"/>
    <w:rsid w:val="00DE3AF5"/>
    <w:rsid w:val="00DE433C"/>
    <w:rsid w:val="00DE7866"/>
    <w:rsid w:val="00DE7AFA"/>
    <w:rsid w:val="00DF089D"/>
    <w:rsid w:val="00DF56B0"/>
    <w:rsid w:val="00DF7785"/>
    <w:rsid w:val="00E01A9E"/>
    <w:rsid w:val="00E02886"/>
    <w:rsid w:val="00E04145"/>
    <w:rsid w:val="00E0693F"/>
    <w:rsid w:val="00E07A85"/>
    <w:rsid w:val="00E116FF"/>
    <w:rsid w:val="00E12780"/>
    <w:rsid w:val="00E16EA5"/>
    <w:rsid w:val="00E3447B"/>
    <w:rsid w:val="00E3496C"/>
    <w:rsid w:val="00E413B6"/>
    <w:rsid w:val="00E433B2"/>
    <w:rsid w:val="00E62461"/>
    <w:rsid w:val="00E708C1"/>
    <w:rsid w:val="00E7213D"/>
    <w:rsid w:val="00E75D2B"/>
    <w:rsid w:val="00E7695F"/>
    <w:rsid w:val="00E80947"/>
    <w:rsid w:val="00E82B61"/>
    <w:rsid w:val="00E91AD4"/>
    <w:rsid w:val="00E95309"/>
    <w:rsid w:val="00E95BA4"/>
    <w:rsid w:val="00EA368D"/>
    <w:rsid w:val="00EA3DB4"/>
    <w:rsid w:val="00EA4BC1"/>
    <w:rsid w:val="00EA6EDD"/>
    <w:rsid w:val="00EA746E"/>
    <w:rsid w:val="00EB5A23"/>
    <w:rsid w:val="00EB64C5"/>
    <w:rsid w:val="00EB6743"/>
    <w:rsid w:val="00EC0278"/>
    <w:rsid w:val="00EC2A2A"/>
    <w:rsid w:val="00ED0E9A"/>
    <w:rsid w:val="00ED44F1"/>
    <w:rsid w:val="00ED5ED8"/>
    <w:rsid w:val="00ED70B0"/>
    <w:rsid w:val="00EE0568"/>
    <w:rsid w:val="00EE4A81"/>
    <w:rsid w:val="00EE6A1F"/>
    <w:rsid w:val="00EE7322"/>
    <w:rsid w:val="00EE7B7F"/>
    <w:rsid w:val="00EF36AE"/>
    <w:rsid w:val="00EF4AED"/>
    <w:rsid w:val="00EF7139"/>
    <w:rsid w:val="00F01EE3"/>
    <w:rsid w:val="00F109D1"/>
    <w:rsid w:val="00F126E9"/>
    <w:rsid w:val="00F20185"/>
    <w:rsid w:val="00F24038"/>
    <w:rsid w:val="00F276E9"/>
    <w:rsid w:val="00F45054"/>
    <w:rsid w:val="00F4636C"/>
    <w:rsid w:val="00F50020"/>
    <w:rsid w:val="00F57B4D"/>
    <w:rsid w:val="00F62330"/>
    <w:rsid w:val="00F638C4"/>
    <w:rsid w:val="00F64F26"/>
    <w:rsid w:val="00F65F66"/>
    <w:rsid w:val="00F66B04"/>
    <w:rsid w:val="00F7102A"/>
    <w:rsid w:val="00F75439"/>
    <w:rsid w:val="00F85D60"/>
    <w:rsid w:val="00F923EC"/>
    <w:rsid w:val="00F92AA9"/>
    <w:rsid w:val="00F93CEB"/>
    <w:rsid w:val="00F94747"/>
    <w:rsid w:val="00FA0E17"/>
    <w:rsid w:val="00FA2567"/>
    <w:rsid w:val="00FB4C60"/>
    <w:rsid w:val="00FC0D96"/>
    <w:rsid w:val="00FC66EF"/>
    <w:rsid w:val="00FD6E45"/>
    <w:rsid w:val="00FE23C6"/>
    <w:rsid w:val="00FE7B2F"/>
    <w:rsid w:val="00FF0BC5"/>
    <w:rsid w:val="00FF3542"/>
    <w:rsid w:val="00FF38E1"/>
    <w:rsid w:val="00FF4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DBAD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590360056">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223021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6">
          <w:marLeft w:val="0"/>
          <w:marRight w:val="0"/>
          <w:marTop w:val="0"/>
          <w:marBottom w:val="0"/>
          <w:divBdr>
            <w:top w:val="none" w:sz="0" w:space="0" w:color="auto"/>
            <w:left w:val="none" w:sz="0" w:space="0" w:color="auto"/>
            <w:bottom w:val="none" w:sz="0" w:space="0" w:color="auto"/>
            <w:right w:val="none" w:sz="0" w:space="0" w:color="auto"/>
          </w:divBdr>
        </w:div>
        <w:div w:id="1190220271">
          <w:marLeft w:val="0"/>
          <w:marRight w:val="0"/>
          <w:marTop w:val="0"/>
          <w:marBottom w:val="0"/>
          <w:divBdr>
            <w:top w:val="none" w:sz="0" w:space="0" w:color="auto"/>
            <w:left w:val="none" w:sz="0" w:space="0" w:color="auto"/>
            <w:bottom w:val="none" w:sz="0" w:space="0" w:color="auto"/>
            <w:right w:val="none" w:sz="0" w:space="0" w:color="auto"/>
          </w:divBdr>
        </w:div>
        <w:div w:id="1507017381">
          <w:marLeft w:val="0"/>
          <w:marRight w:val="0"/>
          <w:marTop w:val="0"/>
          <w:marBottom w:val="0"/>
          <w:divBdr>
            <w:top w:val="none" w:sz="0" w:space="0" w:color="auto"/>
            <w:left w:val="none" w:sz="0" w:space="0" w:color="auto"/>
            <w:bottom w:val="none" w:sz="0" w:space="0" w:color="auto"/>
            <w:right w:val="none" w:sz="0" w:space="0" w:color="auto"/>
          </w:divBdr>
        </w:div>
        <w:div w:id="1154109040">
          <w:marLeft w:val="0"/>
          <w:marRight w:val="0"/>
          <w:marTop w:val="0"/>
          <w:marBottom w:val="0"/>
          <w:divBdr>
            <w:top w:val="none" w:sz="0" w:space="0" w:color="auto"/>
            <w:left w:val="none" w:sz="0" w:space="0" w:color="auto"/>
            <w:bottom w:val="none" w:sz="0" w:space="0" w:color="auto"/>
            <w:right w:val="none" w:sz="0" w:space="0" w:color="auto"/>
          </w:divBdr>
        </w:div>
      </w:divsChild>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046686284">
      <w:bodyDiv w:val="1"/>
      <w:marLeft w:val="0"/>
      <w:marRight w:val="0"/>
      <w:marTop w:val="0"/>
      <w:marBottom w:val="0"/>
      <w:divBdr>
        <w:top w:val="none" w:sz="0" w:space="0" w:color="auto"/>
        <w:left w:val="none" w:sz="0" w:space="0" w:color="auto"/>
        <w:bottom w:val="none" w:sz="0" w:space="0" w:color="auto"/>
        <w:right w:val="none" w:sz="0" w:space="0" w:color="auto"/>
      </w:divBdr>
    </w:div>
    <w:div w:id="1192498227">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479883650">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516380037">
      <w:bodyDiv w:val="1"/>
      <w:marLeft w:val="0"/>
      <w:marRight w:val="0"/>
      <w:marTop w:val="0"/>
      <w:marBottom w:val="0"/>
      <w:divBdr>
        <w:top w:val="none" w:sz="0" w:space="0" w:color="auto"/>
        <w:left w:val="none" w:sz="0" w:space="0" w:color="auto"/>
        <w:bottom w:val="none" w:sz="0" w:space="0" w:color="auto"/>
        <w:right w:val="none" w:sz="0" w:space="0" w:color="auto"/>
      </w:divBdr>
      <w:divsChild>
        <w:div w:id="153687897">
          <w:marLeft w:val="0"/>
          <w:marRight w:val="0"/>
          <w:marTop w:val="0"/>
          <w:marBottom w:val="0"/>
          <w:divBdr>
            <w:top w:val="none" w:sz="0" w:space="0" w:color="auto"/>
            <w:left w:val="none" w:sz="0" w:space="0" w:color="auto"/>
            <w:bottom w:val="none" w:sz="0" w:space="0" w:color="auto"/>
            <w:right w:val="none" w:sz="0" w:space="0" w:color="auto"/>
          </w:divBdr>
        </w:div>
        <w:div w:id="1228029574">
          <w:marLeft w:val="0"/>
          <w:marRight w:val="0"/>
          <w:marTop w:val="0"/>
          <w:marBottom w:val="0"/>
          <w:divBdr>
            <w:top w:val="none" w:sz="0" w:space="0" w:color="auto"/>
            <w:left w:val="none" w:sz="0" w:space="0" w:color="auto"/>
            <w:bottom w:val="none" w:sz="0" w:space="0" w:color="auto"/>
            <w:right w:val="none" w:sz="0" w:space="0" w:color="auto"/>
          </w:divBdr>
        </w:div>
        <w:div w:id="1188716491">
          <w:marLeft w:val="0"/>
          <w:marRight w:val="0"/>
          <w:marTop w:val="0"/>
          <w:marBottom w:val="0"/>
          <w:divBdr>
            <w:top w:val="none" w:sz="0" w:space="0" w:color="auto"/>
            <w:left w:val="none" w:sz="0" w:space="0" w:color="auto"/>
            <w:bottom w:val="none" w:sz="0" w:space="0" w:color="auto"/>
            <w:right w:val="none" w:sz="0" w:space="0" w:color="auto"/>
          </w:divBdr>
        </w:div>
        <w:div w:id="319579019">
          <w:marLeft w:val="0"/>
          <w:marRight w:val="0"/>
          <w:marTop w:val="0"/>
          <w:marBottom w:val="0"/>
          <w:divBdr>
            <w:top w:val="none" w:sz="0" w:space="0" w:color="auto"/>
            <w:left w:val="none" w:sz="0" w:space="0" w:color="auto"/>
            <w:bottom w:val="none" w:sz="0" w:space="0" w:color="auto"/>
            <w:right w:val="none" w:sz="0" w:space="0" w:color="auto"/>
          </w:divBdr>
        </w:div>
        <w:div w:id="1643273371">
          <w:marLeft w:val="0"/>
          <w:marRight w:val="0"/>
          <w:marTop w:val="0"/>
          <w:marBottom w:val="0"/>
          <w:divBdr>
            <w:top w:val="none" w:sz="0" w:space="0" w:color="auto"/>
            <w:left w:val="none" w:sz="0" w:space="0" w:color="auto"/>
            <w:bottom w:val="none" w:sz="0" w:space="0" w:color="auto"/>
            <w:right w:val="none" w:sz="0" w:space="0" w:color="auto"/>
          </w:divBdr>
        </w:div>
        <w:div w:id="1130052497">
          <w:marLeft w:val="0"/>
          <w:marRight w:val="0"/>
          <w:marTop w:val="0"/>
          <w:marBottom w:val="0"/>
          <w:divBdr>
            <w:top w:val="none" w:sz="0" w:space="0" w:color="auto"/>
            <w:left w:val="none" w:sz="0" w:space="0" w:color="auto"/>
            <w:bottom w:val="none" w:sz="0" w:space="0" w:color="auto"/>
            <w:right w:val="none" w:sz="0" w:space="0" w:color="auto"/>
          </w:divBdr>
        </w:div>
        <w:div w:id="1007631541">
          <w:marLeft w:val="0"/>
          <w:marRight w:val="0"/>
          <w:marTop w:val="0"/>
          <w:marBottom w:val="0"/>
          <w:divBdr>
            <w:top w:val="none" w:sz="0" w:space="0" w:color="auto"/>
            <w:left w:val="none" w:sz="0" w:space="0" w:color="auto"/>
            <w:bottom w:val="none" w:sz="0" w:space="0" w:color="auto"/>
            <w:right w:val="none" w:sz="0" w:space="0" w:color="auto"/>
          </w:divBdr>
        </w:div>
        <w:div w:id="257254815">
          <w:marLeft w:val="0"/>
          <w:marRight w:val="0"/>
          <w:marTop w:val="0"/>
          <w:marBottom w:val="0"/>
          <w:divBdr>
            <w:top w:val="none" w:sz="0" w:space="0" w:color="auto"/>
            <w:left w:val="none" w:sz="0" w:space="0" w:color="auto"/>
            <w:bottom w:val="none" w:sz="0" w:space="0" w:color="auto"/>
            <w:right w:val="none" w:sz="0" w:space="0" w:color="auto"/>
          </w:divBdr>
        </w:div>
        <w:div w:id="494609818">
          <w:marLeft w:val="0"/>
          <w:marRight w:val="0"/>
          <w:marTop w:val="0"/>
          <w:marBottom w:val="0"/>
          <w:divBdr>
            <w:top w:val="none" w:sz="0" w:space="0" w:color="auto"/>
            <w:left w:val="none" w:sz="0" w:space="0" w:color="auto"/>
            <w:bottom w:val="none" w:sz="0" w:space="0" w:color="auto"/>
            <w:right w:val="none" w:sz="0" w:space="0" w:color="auto"/>
          </w:divBdr>
        </w:div>
        <w:div w:id="91631122">
          <w:marLeft w:val="0"/>
          <w:marRight w:val="0"/>
          <w:marTop w:val="0"/>
          <w:marBottom w:val="0"/>
          <w:divBdr>
            <w:top w:val="none" w:sz="0" w:space="0" w:color="auto"/>
            <w:left w:val="none" w:sz="0" w:space="0" w:color="auto"/>
            <w:bottom w:val="none" w:sz="0" w:space="0" w:color="auto"/>
            <w:right w:val="none" w:sz="0" w:space="0" w:color="auto"/>
          </w:divBdr>
        </w:div>
        <w:div w:id="261227262">
          <w:marLeft w:val="0"/>
          <w:marRight w:val="0"/>
          <w:marTop w:val="0"/>
          <w:marBottom w:val="0"/>
          <w:divBdr>
            <w:top w:val="none" w:sz="0" w:space="0" w:color="auto"/>
            <w:left w:val="none" w:sz="0" w:space="0" w:color="auto"/>
            <w:bottom w:val="none" w:sz="0" w:space="0" w:color="auto"/>
            <w:right w:val="none" w:sz="0" w:space="0" w:color="auto"/>
          </w:divBdr>
        </w:div>
      </w:divsChild>
    </w:div>
    <w:div w:id="1535313369">
      <w:bodyDiv w:val="1"/>
      <w:marLeft w:val="0"/>
      <w:marRight w:val="0"/>
      <w:marTop w:val="0"/>
      <w:marBottom w:val="0"/>
      <w:divBdr>
        <w:top w:val="none" w:sz="0" w:space="0" w:color="auto"/>
        <w:left w:val="none" w:sz="0" w:space="0" w:color="auto"/>
        <w:bottom w:val="none" w:sz="0" w:space="0" w:color="auto"/>
        <w:right w:val="none" w:sz="0" w:space="0" w:color="auto"/>
      </w:divBdr>
    </w:div>
    <w:div w:id="1595237038">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770929544">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 w:id="2134253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4828</Words>
  <Characters>27520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Vladimir M. Sloutsky</cp:lastModifiedBy>
  <cp:revision>2</cp:revision>
  <cp:lastPrinted>2019-09-07T18:15:00Z</cp:lastPrinted>
  <dcterms:created xsi:type="dcterms:W3CDTF">2019-09-10T16:17:00Z</dcterms:created>
  <dcterms:modified xsi:type="dcterms:W3CDTF">2019-09-10T16:17:00Z</dcterms:modified>
</cp:coreProperties>
</file>