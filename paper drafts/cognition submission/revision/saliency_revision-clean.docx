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4B0AD" w14:textId="77777777" w:rsidR="00822371" w:rsidRPr="00822371" w:rsidRDefault="00822371" w:rsidP="00822371">
      <w:pPr>
        <w:pStyle w:val="Title"/>
        <w:rPr>
          <w:sz w:val="24"/>
          <w:szCs w:val="24"/>
        </w:rPr>
      </w:pPr>
    </w:p>
    <w:p w14:paraId="718AC751"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740D72E5" w14:textId="77777777" w:rsidR="00822371" w:rsidRPr="00822371" w:rsidRDefault="00822371" w:rsidP="00822371">
      <w:pPr>
        <w:jc w:val="center"/>
        <w:rPr>
          <w:b/>
          <w:sz w:val="24"/>
          <w:szCs w:val="24"/>
        </w:rPr>
      </w:pPr>
    </w:p>
    <w:p w14:paraId="42FDC0CA" w14:textId="77777777" w:rsidR="00822371" w:rsidRPr="00822371" w:rsidRDefault="00822371" w:rsidP="00822371">
      <w:pPr>
        <w:jc w:val="center"/>
        <w:rPr>
          <w:b/>
          <w:sz w:val="24"/>
          <w:szCs w:val="24"/>
        </w:rPr>
      </w:pPr>
    </w:p>
    <w:p w14:paraId="1BD9DA21" w14:textId="77777777" w:rsidR="00822371" w:rsidRPr="00822371" w:rsidRDefault="00822371" w:rsidP="00822371">
      <w:pPr>
        <w:rPr>
          <w:b/>
          <w:sz w:val="24"/>
          <w:szCs w:val="24"/>
        </w:rPr>
      </w:pPr>
    </w:p>
    <w:p w14:paraId="0F91E82D" w14:textId="77777777" w:rsidR="00822371" w:rsidRPr="00822371" w:rsidRDefault="00822371" w:rsidP="00822371">
      <w:pPr>
        <w:jc w:val="center"/>
        <w:rPr>
          <w:b/>
          <w:sz w:val="24"/>
          <w:szCs w:val="24"/>
        </w:rPr>
      </w:pPr>
    </w:p>
    <w:p w14:paraId="6B84C50F" w14:textId="77777777" w:rsidR="00822371" w:rsidRPr="00822371" w:rsidRDefault="00822371" w:rsidP="00822371">
      <w:pPr>
        <w:pStyle w:val="Authorname"/>
        <w:rPr>
          <w:sz w:val="24"/>
          <w:szCs w:val="24"/>
        </w:rPr>
      </w:pPr>
      <w:r w:rsidRPr="00822371">
        <w:rPr>
          <w:sz w:val="24"/>
          <w:szCs w:val="24"/>
        </w:rPr>
        <w:t>Nathaniel J. Blanco (nathanblanco@gmail.com)</w:t>
      </w:r>
    </w:p>
    <w:p w14:paraId="5F88D1EC"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EEA4625" w14:textId="77777777" w:rsidR="00822371" w:rsidRPr="00822371" w:rsidRDefault="00822371" w:rsidP="00822371">
      <w:pPr>
        <w:pStyle w:val="Affiliation"/>
        <w:rPr>
          <w:sz w:val="24"/>
          <w:szCs w:val="24"/>
        </w:rPr>
      </w:pPr>
      <w:r w:rsidRPr="00822371">
        <w:rPr>
          <w:sz w:val="24"/>
          <w:szCs w:val="24"/>
        </w:rPr>
        <w:t>1835 Neil Avenue, Columbus, OH 43210</w:t>
      </w:r>
    </w:p>
    <w:p w14:paraId="1C91B324" w14:textId="77777777" w:rsidR="00822371" w:rsidRPr="00822371" w:rsidRDefault="00822371" w:rsidP="00822371">
      <w:pPr>
        <w:jc w:val="center"/>
        <w:outlineLvl w:val="0"/>
        <w:rPr>
          <w:sz w:val="24"/>
          <w:szCs w:val="24"/>
        </w:rPr>
      </w:pPr>
    </w:p>
    <w:p w14:paraId="1C921A50" w14:textId="77777777" w:rsidR="00822371" w:rsidRPr="00822371" w:rsidRDefault="00822371" w:rsidP="00822371">
      <w:pPr>
        <w:pStyle w:val="Authorname"/>
        <w:rPr>
          <w:sz w:val="24"/>
          <w:szCs w:val="24"/>
        </w:rPr>
      </w:pPr>
      <w:r w:rsidRPr="00822371">
        <w:rPr>
          <w:sz w:val="24"/>
          <w:szCs w:val="24"/>
        </w:rPr>
        <w:t>Vladimir M. Sloutsky (Sloutsky.1@osu.edu)</w:t>
      </w:r>
    </w:p>
    <w:p w14:paraId="2C082550"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F8C3505" w14:textId="77777777" w:rsidR="00822371" w:rsidRPr="00822371" w:rsidRDefault="00822371" w:rsidP="00822371">
      <w:pPr>
        <w:pStyle w:val="Affiliation"/>
        <w:rPr>
          <w:sz w:val="24"/>
          <w:szCs w:val="24"/>
        </w:rPr>
      </w:pPr>
      <w:r w:rsidRPr="00822371">
        <w:rPr>
          <w:sz w:val="24"/>
          <w:szCs w:val="24"/>
        </w:rPr>
        <w:t>1835 Neil Avenue, Columbus, OH 43210</w:t>
      </w:r>
    </w:p>
    <w:p w14:paraId="50DADB2E" w14:textId="77777777" w:rsidR="00122665" w:rsidRPr="00822371" w:rsidRDefault="00122665" w:rsidP="00822371">
      <w:pPr>
        <w:jc w:val="center"/>
        <w:rPr>
          <w:sz w:val="24"/>
          <w:szCs w:val="24"/>
        </w:rPr>
      </w:pPr>
    </w:p>
    <w:p w14:paraId="77174FCB" w14:textId="77777777" w:rsidR="00822371" w:rsidRPr="00822371" w:rsidRDefault="00822371" w:rsidP="00822371">
      <w:pPr>
        <w:jc w:val="center"/>
        <w:rPr>
          <w:sz w:val="24"/>
          <w:szCs w:val="24"/>
        </w:rPr>
      </w:pPr>
    </w:p>
    <w:p w14:paraId="545D2804" w14:textId="77777777" w:rsidR="00822371" w:rsidRPr="00822371" w:rsidRDefault="00822371" w:rsidP="00822371">
      <w:pPr>
        <w:jc w:val="center"/>
        <w:rPr>
          <w:sz w:val="24"/>
          <w:szCs w:val="24"/>
        </w:rPr>
      </w:pPr>
    </w:p>
    <w:p w14:paraId="14D4F24E" w14:textId="77777777" w:rsidR="00822371" w:rsidRPr="00822371" w:rsidRDefault="00822371" w:rsidP="00822371">
      <w:pPr>
        <w:jc w:val="center"/>
        <w:rPr>
          <w:sz w:val="24"/>
          <w:szCs w:val="24"/>
        </w:rPr>
      </w:pPr>
    </w:p>
    <w:p w14:paraId="48604D70" w14:textId="77777777" w:rsidR="00822371" w:rsidRPr="00822371" w:rsidRDefault="00D42C61" w:rsidP="00796482">
      <w:pPr>
        <w:rPr>
          <w:sz w:val="24"/>
          <w:szCs w:val="24"/>
        </w:rPr>
      </w:pPr>
      <w:r>
        <w:rPr>
          <w:sz w:val="24"/>
          <w:szCs w:val="24"/>
        </w:rPr>
        <w:t>Running Head: Exploration and Attention</w:t>
      </w:r>
    </w:p>
    <w:p w14:paraId="318796E2" w14:textId="77777777" w:rsidR="00822371" w:rsidRPr="00822371" w:rsidRDefault="00822371" w:rsidP="007422AC">
      <w:pPr>
        <w:ind w:firstLine="0"/>
        <w:jc w:val="left"/>
        <w:rPr>
          <w:sz w:val="24"/>
          <w:szCs w:val="24"/>
        </w:rPr>
      </w:pPr>
    </w:p>
    <w:p w14:paraId="39B423BC" w14:textId="77777777" w:rsidR="00822371" w:rsidRDefault="00822371" w:rsidP="00822371">
      <w:pPr>
        <w:jc w:val="left"/>
        <w:rPr>
          <w:sz w:val="24"/>
          <w:szCs w:val="24"/>
        </w:rPr>
      </w:pPr>
    </w:p>
    <w:p w14:paraId="4ECBAFA6" w14:textId="768F324F" w:rsidR="004A1F46" w:rsidRDefault="00E62461" w:rsidP="00822371">
      <w:pPr>
        <w:jc w:val="left"/>
        <w:rPr>
          <w:sz w:val="24"/>
          <w:szCs w:val="24"/>
        </w:rPr>
      </w:pPr>
      <w:r>
        <w:rPr>
          <w:sz w:val="24"/>
          <w:szCs w:val="24"/>
        </w:rPr>
        <w:t xml:space="preserve">Word Count: </w:t>
      </w:r>
      <w:r w:rsidR="00FF075F">
        <w:rPr>
          <w:sz w:val="24"/>
          <w:szCs w:val="24"/>
        </w:rPr>
        <w:t>2999</w:t>
      </w:r>
    </w:p>
    <w:p w14:paraId="6E89EFBE" w14:textId="47BA9EE3" w:rsidR="00B504A5" w:rsidRDefault="00B504A5" w:rsidP="00822371">
      <w:pPr>
        <w:jc w:val="left"/>
        <w:rPr>
          <w:sz w:val="24"/>
          <w:szCs w:val="24"/>
        </w:rPr>
      </w:pPr>
    </w:p>
    <w:p w14:paraId="5D6E4773" w14:textId="6AB7F093" w:rsidR="00B504A5" w:rsidRDefault="00B504A5" w:rsidP="00822371">
      <w:pPr>
        <w:jc w:val="left"/>
        <w:rPr>
          <w:sz w:val="24"/>
          <w:szCs w:val="24"/>
        </w:rPr>
      </w:pPr>
    </w:p>
    <w:p w14:paraId="2D952386" w14:textId="4D80A9A4" w:rsidR="00B504A5" w:rsidRDefault="00B504A5" w:rsidP="00822371">
      <w:pPr>
        <w:jc w:val="left"/>
        <w:rPr>
          <w:sz w:val="24"/>
          <w:szCs w:val="24"/>
        </w:rPr>
      </w:pPr>
    </w:p>
    <w:p w14:paraId="5BF8C9E0" w14:textId="77777777" w:rsidR="00B504A5" w:rsidRDefault="00B504A5" w:rsidP="00822371">
      <w:pPr>
        <w:jc w:val="left"/>
        <w:rPr>
          <w:sz w:val="24"/>
          <w:szCs w:val="24"/>
        </w:rPr>
      </w:pPr>
    </w:p>
    <w:p w14:paraId="1CDE943A" w14:textId="21E9489E" w:rsidR="00B504A5" w:rsidRDefault="00B504A5" w:rsidP="00822371">
      <w:pPr>
        <w:jc w:val="left"/>
        <w:rPr>
          <w:sz w:val="24"/>
          <w:szCs w:val="24"/>
        </w:rPr>
      </w:pPr>
    </w:p>
    <w:p w14:paraId="7301C7FF" w14:textId="77777777" w:rsidR="00B504A5" w:rsidRPr="00E54463" w:rsidRDefault="00B504A5" w:rsidP="00B504A5">
      <w:pPr>
        <w:spacing w:line="480" w:lineRule="auto"/>
        <w:rPr>
          <w:sz w:val="24"/>
          <w:szCs w:val="24"/>
        </w:rPr>
      </w:pPr>
      <w:r w:rsidRPr="00E54463">
        <w:rPr>
          <w:sz w:val="24"/>
          <w:szCs w:val="24"/>
        </w:rPr>
        <w:t>Correspondence:</w:t>
      </w:r>
    </w:p>
    <w:p w14:paraId="26627D1F" w14:textId="77777777" w:rsidR="00B504A5" w:rsidRPr="00E54463" w:rsidRDefault="00B504A5" w:rsidP="00B504A5">
      <w:pPr>
        <w:spacing w:line="480" w:lineRule="auto"/>
        <w:rPr>
          <w:sz w:val="24"/>
          <w:szCs w:val="24"/>
        </w:rPr>
      </w:pPr>
      <w:r w:rsidRPr="00E54463">
        <w:rPr>
          <w:sz w:val="24"/>
          <w:szCs w:val="24"/>
        </w:rPr>
        <w:t>Nathaniel J. Blanco (</w:t>
      </w:r>
      <w:hyperlink r:id="rId6" w:history="1">
        <w:r w:rsidRPr="00E54463">
          <w:rPr>
            <w:rStyle w:val="Hyperlink"/>
            <w:sz w:val="24"/>
            <w:szCs w:val="24"/>
          </w:rPr>
          <w:t>nathanblanco@gmail.com)</w:t>
        </w:r>
      </w:hyperlink>
      <w:r w:rsidRPr="00E54463">
        <w:rPr>
          <w:sz w:val="24"/>
          <w:szCs w:val="24"/>
        </w:rPr>
        <w:t xml:space="preserve"> or Vladimir Sloutsky (Sloutsky.1@osu.edu)</w:t>
      </w:r>
    </w:p>
    <w:p w14:paraId="2B66CEED" w14:textId="77777777" w:rsidR="00B504A5" w:rsidRPr="00E54463" w:rsidRDefault="00B504A5" w:rsidP="00B504A5">
      <w:pPr>
        <w:spacing w:line="480" w:lineRule="auto"/>
        <w:rPr>
          <w:sz w:val="24"/>
          <w:szCs w:val="24"/>
        </w:rPr>
      </w:pPr>
      <w:r w:rsidRPr="00E54463">
        <w:rPr>
          <w:sz w:val="24"/>
          <w:szCs w:val="24"/>
        </w:rPr>
        <w:t>The Ohio State University</w:t>
      </w:r>
    </w:p>
    <w:p w14:paraId="221D2A93" w14:textId="77777777" w:rsidR="00B504A5" w:rsidRPr="00E54463" w:rsidRDefault="00B504A5" w:rsidP="00B504A5">
      <w:pPr>
        <w:spacing w:line="480" w:lineRule="auto"/>
        <w:rPr>
          <w:sz w:val="24"/>
          <w:szCs w:val="24"/>
        </w:rPr>
      </w:pPr>
      <w:r w:rsidRPr="00E54463">
        <w:rPr>
          <w:sz w:val="24"/>
          <w:szCs w:val="24"/>
        </w:rPr>
        <w:t>Department of Psychology</w:t>
      </w:r>
    </w:p>
    <w:p w14:paraId="53F70006" w14:textId="77777777" w:rsidR="00B504A5" w:rsidRPr="00E54463" w:rsidRDefault="00B504A5" w:rsidP="00B504A5">
      <w:pPr>
        <w:spacing w:line="480" w:lineRule="auto"/>
        <w:rPr>
          <w:sz w:val="24"/>
          <w:szCs w:val="24"/>
        </w:rPr>
      </w:pPr>
      <w:r w:rsidRPr="00E54463">
        <w:rPr>
          <w:sz w:val="24"/>
          <w:szCs w:val="24"/>
        </w:rPr>
        <w:t>1835 Neil Avenue</w:t>
      </w:r>
    </w:p>
    <w:p w14:paraId="45C8CFFA" w14:textId="77777777" w:rsidR="00B504A5" w:rsidRPr="00E54463" w:rsidRDefault="00B504A5" w:rsidP="00B504A5">
      <w:pPr>
        <w:spacing w:line="480" w:lineRule="auto"/>
        <w:rPr>
          <w:sz w:val="24"/>
          <w:szCs w:val="24"/>
        </w:rPr>
      </w:pPr>
      <w:r w:rsidRPr="00E54463">
        <w:rPr>
          <w:sz w:val="24"/>
          <w:szCs w:val="24"/>
        </w:rPr>
        <w:t>Columbus, Ohio 43210</w:t>
      </w:r>
    </w:p>
    <w:p w14:paraId="0D939D2F" w14:textId="77777777" w:rsidR="00B504A5" w:rsidRPr="00822371" w:rsidRDefault="00B504A5" w:rsidP="00822371">
      <w:pPr>
        <w:jc w:val="left"/>
        <w:rPr>
          <w:sz w:val="24"/>
          <w:szCs w:val="24"/>
        </w:rPr>
      </w:pPr>
    </w:p>
    <w:p w14:paraId="771E50AA" w14:textId="77777777" w:rsidR="00822371" w:rsidRPr="00822371" w:rsidRDefault="00822371">
      <w:pPr>
        <w:ind w:firstLine="0"/>
        <w:jc w:val="left"/>
        <w:rPr>
          <w:sz w:val="24"/>
          <w:szCs w:val="24"/>
        </w:rPr>
      </w:pPr>
      <w:r w:rsidRPr="00822371">
        <w:rPr>
          <w:sz w:val="24"/>
          <w:szCs w:val="24"/>
        </w:rPr>
        <w:br w:type="page"/>
      </w:r>
    </w:p>
    <w:p w14:paraId="61097009" w14:textId="77777777" w:rsidR="00822371" w:rsidRPr="00822371" w:rsidRDefault="00822371" w:rsidP="00822371">
      <w:pPr>
        <w:jc w:val="center"/>
        <w:rPr>
          <w:sz w:val="24"/>
          <w:szCs w:val="24"/>
        </w:rPr>
      </w:pPr>
      <w:r w:rsidRPr="00822371">
        <w:rPr>
          <w:sz w:val="24"/>
          <w:szCs w:val="24"/>
        </w:rPr>
        <w:lastRenderedPageBreak/>
        <w:t>Abstract</w:t>
      </w:r>
    </w:p>
    <w:p w14:paraId="421BE0DC" w14:textId="77777777" w:rsidR="00822371" w:rsidRPr="00822371" w:rsidRDefault="00822371" w:rsidP="00822371">
      <w:pPr>
        <w:jc w:val="center"/>
        <w:rPr>
          <w:sz w:val="24"/>
          <w:szCs w:val="24"/>
        </w:rPr>
      </w:pPr>
    </w:p>
    <w:p w14:paraId="428E3EB9" w14:textId="71B7E791"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008B7A00">
        <w:rPr>
          <w:rFonts w:eastAsia="Times New Roman"/>
          <w:sz w:val="24"/>
          <w:szCs w:val="24"/>
        </w:rPr>
        <w:t>exploration</w:t>
      </w:r>
      <w:r w:rsidRPr="00C246C3">
        <w:rPr>
          <w:rFonts w:eastAsia="Times New Roman"/>
          <w:sz w:val="24"/>
          <w:szCs w:val="24"/>
        </w:rPr>
        <w:t>, and that interrupting distributed attention allocation through bottom</w:t>
      </w:r>
      <w:r w:rsidR="005E1B19">
        <w:rPr>
          <w:rFonts w:eastAsia="Times New Roman"/>
          <w:sz w:val="24"/>
          <w:szCs w:val="24"/>
        </w:rPr>
        <w:t>-</w:t>
      </w:r>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66092123" w14:textId="77777777" w:rsidR="00822371" w:rsidRDefault="00822371" w:rsidP="00822371">
      <w:pPr>
        <w:pStyle w:val="Abstracttext"/>
        <w:spacing w:line="480" w:lineRule="auto"/>
        <w:ind w:left="0" w:right="0"/>
        <w:rPr>
          <w:sz w:val="24"/>
          <w:szCs w:val="24"/>
        </w:rPr>
      </w:pPr>
    </w:p>
    <w:p w14:paraId="07492511"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1C1FBF7D" w14:textId="77777777" w:rsidR="00822371" w:rsidRDefault="00822371">
      <w:pPr>
        <w:ind w:firstLine="0"/>
        <w:jc w:val="left"/>
        <w:rPr>
          <w:rFonts w:eastAsia="Times New Roman"/>
          <w:sz w:val="24"/>
          <w:szCs w:val="24"/>
        </w:rPr>
      </w:pPr>
      <w:r>
        <w:rPr>
          <w:sz w:val="24"/>
          <w:szCs w:val="24"/>
        </w:rPr>
        <w:br w:type="page"/>
      </w:r>
    </w:p>
    <w:p w14:paraId="0901EEBD"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2A307159" w14:textId="7B181116" w:rsidR="00EF7139" w:rsidRDefault="00130A73" w:rsidP="00045653">
      <w:pPr>
        <w:spacing w:line="480" w:lineRule="auto"/>
        <w:ind w:firstLine="0"/>
        <w:rPr>
          <w:sz w:val="24"/>
          <w:szCs w:val="24"/>
        </w:rPr>
      </w:pPr>
      <w:r>
        <w:rPr>
          <w:sz w:val="24"/>
          <w:szCs w:val="24"/>
        </w:rPr>
        <w:t>Cognition changes dramatically in the course of development</w:t>
      </w:r>
      <w:r w:rsidR="00111CEF">
        <w:rPr>
          <w:sz w:val="24"/>
          <w:szCs w:val="24"/>
        </w:rPr>
        <w:t>.</w:t>
      </w:r>
      <w:r>
        <w:rPr>
          <w:sz w:val="24"/>
          <w:szCs w:val="24"/>
        </w:rPr>
        <w:t xml:space="preserve"> </w:t>
      </w:r>
      <w:r w:rsidR="00111CEF">
        <w:rPr>
          <w:sz w:val="24"/>
          <w:szCs w:val="24"/>
        </w:rPr>
        <w:t>M</w:t>
      </w:r>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r w:rsidR="005932F2">
        <w:rPr>
          <w:sz w:val="24"/>
          <w:szCs w:val="24"/>
        </w:rPr>
        <w:t xml:space="preserve">some </w:t>
      </w:r>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1F792F03" w14:textId="2EE2E9E0"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D76D72">
        <w:rPr>
          <w:sz w:val="24"/>
          <w:szCs w:val="24"/>
        </w:rPr>
        <w:t xml:space="preserve"> </w:t>
      </w:r>
      <w:r w:rsidR="005932F2">
        <w:rPr>
          <w:sz w:val="24"/>
          <w:szCs w:val="24"/>
        </w:rPr>
        <w:t>task-</w:t>
      </w:r>
      <w:r w:rsidR="00EF7139">
        <w:rPr>
          <w:sz w:val="24"/>
          <w:szCs w:val="24"/>
        </w:rPr>
        <w:t xml:space="preserve">relevant </w:t>
      </w:r>
      <w:r w:rsidR="00BB49F5">
        <w:rPr>
          <w:sz w:val="24"/>
          <w:szCs w:val="24"/>
        </w:rPr>
        <w:t>and</w:t>
      </w:r>
      <w:r w:rsidR="00D76D72">
        <w:rPr>
          <w:sz w:val="24"/>
          <w:szCs w:val="24"/>
        </w:rPr>
        <w:t xml:space="preserve"> </w:t>
      </w:r>
      <w:r w:rsidR="005932F2">
        <w:rPr>
          <w:sz w:val="24"/>
          <w:szCs w:val="24"/>
        </w:rPr>
        <w:t>task-irrelevant information</w:t>
      </w:r>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input</w:t>
      </w:r>
      <w:r w:rsidR="00460312" w:rsidRPr="00822371">
        <w:rPr>
          <w:sz w:val="24"/>
          <w:szCs w:val="24"/>
        </w:rPr>
        <w:t xml:space="preserve">. </w:t>
      </w:r>
    </w:p>
    <w:p w14:paraId="070D4B1A" w14:textId="6A425E0D" w:rsidR="004D4972" w:rsidRDefault="00460312" w:rsidP="0027069D">
      <w:pPr>
        <w:spacing w:line="480" w:lineRule="auto"/>
        <w:ind w:firstLine="720"/>
        <w:rPr>
          <w:sz w:val="24"/>
          <w:szCs w:val="24"/>
        </w:rPr>
      </w:pPr>
      <w:r w:rsidRPr="00822371">
        <w:rPr>
          <w:sz w:val="24"/>
          <w:szCs w:val="24"/>
        </w:rPr>
        <w:t>While</w:t>
      </w:r>
      <w:r w:rsidR="006F6F43">
        <w:rPr>
          <w:sz w:val="24"/>
          <w:szCs w:val="24"/>
        </w:rPr>
        <w:t xml:space="preserve"> such</w:t>
      </w:r>
      <w:r w:rsidR="00DA443B">
        <w:rPr>
          <w:sz w:val="24"/>
          <w:szCs w:val="24"/>
        </w:rPr>
        <w:t xml:space="preserve"> immaturities</w:t>
      </w:r>
      <w:r w:rsidR="000B515B">
        <w:rPr>
          <w:sz w:val="24"/>
          <w:szCs w:val="24"/>
        </w:rPr>
        <w:t xml:space="preserve"> of executive attention</w:t>
      </w:r>
      <w:r w:rsidR="00DA443B">
        <w:rPr>
          <w:sz w:val="24"/>
          <w:szCs w:val="24"/>
        </w:rPr>
        <w:t xml:space="preserve"> </w:t>
      </w:r>
      <w:r w:rsidR="00CB1AAA">
        <w:rPr>
          <w:sz w:val="24"/>
          <w:szCs w:val="24"/>
        </w:rPr>
        <w:t xml:space="preserve">may be </w:t>
      </w:r>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r w:rsidR="000B515B">
        <w:rPr>
          <w:sz w:val="24"/>
          <w:szCs w:val="24"/>
        </w:rPr>
        <w:t>they</w:t>
      </w:r>
      <w:r w:rsidR="004D4972">
        <w:rPr>
          <w:sz w:val="24"/>
          <w:szCs w:val="24"/>
        </w:rPr>
        <w:t xml:space="preserve"> </w:t>
      </w:r>
      <w:r w:rsidRPr="00822371">
        <w:rPr>
          <w:sz w:val="24"/>
          <w:szCs w:val="24"/>
        </w:rPr>
        <w:t>can be adaptive</w:t>
      </w:r>
      <w:r w:rsidR="00FC66EF">
        <w:rPr>
          <w:sz w:val="24"/>
          <w:szCs w:val="24"/>
        </w:rPr>
        <w:t xml:space="preserve"> (</w:t>
      </w:r>
      <w:proofErr w:type="spellStart"/>
      <w:r w:rsidR="00FC66EF" w:rsidRPr="0027685D">
        <w:rPr>
          <w:sz w:val="24"/>
          <w:szCs w:val="24"/>
        </w:rPr>
        <w:t>Chrysikou</w:t>
      </w:r>
      <w:proofErr w:type="spellEnd"/>
      <w:r w:rsidR="00FC66EF" w:rsidRPr="0027685D">
        <w:rPr>
          <w:sz w:val="24"/>
          <w:szCs w:val="24"/>
        </w:rPr>
        <w:t>,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r w:rsidR="00050F79">
        <w:rPr>
          <w:sz w:val="24"/>
          <w:szCs w:val="24"/>
        </w:rPr>
        <w:t>re</w:t>
      </w:r>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14:paraId="2406E316" w14:textId="7C9D4CBC" w:rsidR="0027069D" w:rsidRDefault="005B609C" w:rsidP="00BB49F5">
      <w:pPr>
        <w:spacing w:line="480" w:lineRule="auto"/>
        <w:ind w:firstLine="720"/>
        <w:rPr>
          <w:sz w:val="24"/>
          <w:szCs w:val="24"/>
        </w:rPr>
      </w:pPr>
      <w:r>
        <w:rPr>
          <w:sz w:val="24"/>
          <w:szCs w:val="24"/>
        </w:rPr>
        <w:t>D</w:t>
      </w:r>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r w:rsidR="00CD4E26">
        <w:rPr>
          <w:sz w:val="24"/>
          <w:szCs w:val="24"/>
        </w:rPr>
        <w:t>fraction</w:t>
      </w:r>
      <w:r w:rsidR="00460312" w:rsidRPr="00822371">
        <w:rPr>
          <w:sz w:val="24"/>
          <w:szCs w:val="24"/>
        </w:rPr>
        <w:t xml:space="preserve"> of the available information is sufficient </w:t>
      </w:r>
      <w:r w:rsidR="00D76D72">
        <w:rPr>
          <w:sz w:val="24"/>
          <w:szCs w:val="24"/>
        </w:rPr>
        <w:t>for their</w:t>
      </w:r>
      <w:r w:rsidR="00460312" w:rsidRPr="00822371">
        <w:rPr>
          <w:sz w:val="24"/>
          <w:szCs w:val="24"/>
        </w:rPr>
        <w:t xml:space="preserve"> goals. Distributed attention is advantageous when there is more uncertainty about what is important. </w:t>
      </w:r>
      <w:r w:rsidR="00DE2225">
        <w:rPr>
          <w:sz w:val="24"/>
          <w:szCs w:val="24"/>
        </w:rPr>
        <w:t>Therefore, d</w:t>
      </w:r>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r w:rsidR="00460312" w:rsidRPr="00822371">
        <w:rPr>
          <w:sz w:val="24"/>
          <w:szCs w:val="24"/>
        </w:rPr>
        <w:t xml:space="preserve">knowledge </w:t>
      </w:r>
      <w:r w:rsidR="00DE2225">
        <w:rPr>
          <w:sz w:val="24"/>
          <w:szCs w:val="24"/>
        </w:rPr>
        <w:t>of</w:t>
      </w:r>
      <w:r w:rsidR="00460312" w:rsidRPr="00822371">
        <w:rPr>
          <w:sz w:val="24"/>
          <w:szCs w:val="24"/>
        </w:rPr>
        <w:t xml:space="preserve"> the world</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r w:rsidR="00460312">
        <w:rPr>
          <w:sz w:val="24"/>
          <w:szCs w:val="24"/>
        </w:rPr>
        <w:t>reduc</w:t>
      </w:r>
      <w:r w:rsidR="00AD1044">
        <w:rPr>
          <w:sz w:val="24"/>
          <w:szCs w:val="24"/>
        </w:rPr>
        <w:t>e</w:t>
      </w:r>
      <w:r w:rsidR="00460312">
        <w:rPr>
          <w:sz w:val="24"/>
          <w:szCs w:val="24"/>
        </w:rPr>
        <w:t xml:space="preserve"> uncertainty and build up </w:t>
      </w:r>
      <w:r w:rsidR="00BB49F5">
        <w:rPr>
          <w:sz w:val="24"/>
          <w:szCs w:val="24"/>
        </w:rPr>
        <w:t>a rich base of</w:t>
      </w:r>
      <w:r w:rsidR="00460312">
        <w:rPr>
          <w:sz w:val="24"/>
          <w:szCs w:val="24"/>
        </w:rPr>
        <w:t xml:space="preserve"> </w:t>
      </w:r>
      <w:r w:rsidR="00460312">
        <w:rPr>
          <w:sz w:val="24"/>
          <w:szCs w:val="24"/>
        </w:rPr>
        <w:lastRenderedPageBreak/>
        <w:t>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proofErr w:type="spellStart"/>
      <w:r w:rsidR="0027069D" w:rsidRPr="00993FFF">
        <w:rPr>
          <w:sz w:val="24"/>
          <w:szCs w:val="24"/>
        </w:rPr>
        <w:t>Chrysikou</w:t>
      </w:r>
      <w:proofErr w:type="spellEnd"/>
      <w:r w:rsidR="0027069D" w:rsidRPr="00993FFF">
        <w:rPr>
          <w:sz w:val="24"/>
          <w:szCs w:val="24"/>
        </w:rPr>
        <w:t>,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r w:rsidR="00B919F8">
        <w:rPr>
          <w:sz w:val="24"/>
          <w:szCs w:val="24"/>
        </w:rPr>
        <w:t xml:space="preserve">proposes </w:t>
      </w:r>
      <w:r w:rsidR="0027069D">
        <w:rPr>
          <w:sz w:val="24"/>
          <w:szCs w:val="24"/>
        </w:rPr>
        <w:t xml:space="preserve">that </w:t>
      </w:r>
      <w:r w:rsidR="00377A2D">
        <w:rPr>
          <w:sz w:val="24"/>
          <w:szCs w:val="24"/>
        </w:rPr>
        <w:t>less</w:t>
      </w:r>
      <w:r w:rsidR="0027069D">
        <w:rPr>
          <w:sz w:val="24"/>
          <w:szCs w:val="24"/>
        </w:rPr>
        <w:t xml:space="preserve"> cognitive control</w:t>
      </w:r>
      <w:r w:rsidR="00383A71">
        <w:rPr>
          <w:sz w:val="24"/>
          <w:szCs w:val="24"/>
        </w:rPr>
        <w:t xml:space="preserve"> may lead to more errors but better learning over time</w:t>
      </w:r>
      <w:r w:rsidR="0027069D" w:rsidRPr="00822371">
        <w:rPr>
          <w:sz w:val="24"/>
          <w:szCs w:val="24"/>
        </w:rPr>
        <w:t>.</w:t>
      </w:r>
    </w:p>
    <w:p w14:paraId="10ACF2E2" w14:textId="486A4BC0" w:rsidR="005236CC" w:rsidRDefault="00935C6F" w:rsidP="00DE2225">
      <w:pPr>
        <w:spacing w:line="480" w:lineRule="auto"/>
        <w:ind w:firstLine="720"/>
        <w:rPr>
          <w:sz w:val="24"/>
          <w:szCs w:val="24"/>
        </w:rPr>
      </w:pPr>
      <w:r>
        <w:rPr>
          <w:sz w:val="24"/>
          <w:szCs w:val="24"/>
        </w:rPr>
        <w:t>In other words, distributing</w:t>
      </w:r>
      <w:r w:rsidRPr="00822371">
        <w:rPr>
          <w:sz w:val="24"/>
          <w:szCs w:val="24"/>
        </w:rPr>
        <w:t xml:space="preserve"> attention</w:t>
      </w:r>
      <w:r>
        <w:rPr>
          <w:sz w:val="24"/>
          <w:szCs w:val="24"/>
        </w:rPr>
        <w:t xml:space="preserve"> </w:t>
      </w:r>
      <w:r w:rsidR="00383A71">
        <w:rPr>
          <w:sz w:val="24"/>
          <w:szCs w:val="24"/>
        </w:rPr>
        <w:t>may</w:t>
      </w:r>
      <w:r w:rsidRPr="00822371">
        <w:rPr>
          <w:sz w:val="24"/>
          <w:szCs w:val="24"/>
        </w:rPr>
        <w:t xml:space="preserve"> </w:t>
      </w:r>
      <w:r w:rsidR="00BB49F5">
        <w:rPr>
          <w:sz w:val="24"/>
          <w:szCs w:val="24"/>
        </w:rPr>
        <w:t>facilitate</w:t>
      </w:r>
      <w:r w:rsidRPr="00822371">
        <w:rPr>
          <w:sz w:val="24"/>
          <w:szCs w:val="24"/>
        </w:rPr>
        <w:t xml:space="preserve"> exploration</w:t>
      </w:r>
      <w:r>
        <w:rPr>
          <w:sz w:val="24"/>
          <w:szCs w:val="24"/>
        </w:rPr>
        <w:t>. Recent research suggests that there is</w:t>
      </w:r>
      <w:r w:rsidRPr="00822371">
        <w:rPr>
          <w:sz w:val="24"/>
          <w:szCs w:val="24"/>
        </w:rPr>
        <w:t xml:space="preserve"> a tight link between attention</w:t>
      </w:r>
      <w:r w:rsidR="000C3621">
        <w:rPr>
          <w:sz w:val="24"/>
          <w:szCs w:val="24"/>
        </w:rPr>
        <w:t xml:space="preserve"> allocation</w:t>
      </w:r>
      <w:r w:rsidRPr="00822371">
        <w:rPr>
          <w:sz w:val="24"/>
          <w:szCs w:val="24"/>
        </w:rPr>
        <w:t xml:space="preserve"> and </w:t>
      </w:r>
      <w:r w:rsidR="00EE373F">
        <w:rPr>
          <w:sz w:val="24"/>
          <w:szCs w:val="24"/>
        </w:rPr>
        <w:t xml:space="preserve">choices </w:t>
      </w:r>
      <w:r w:rsidRPr="00822371">
        <w:rPr>
          <w:sz w:val="24"/>
          <w:szCs w:val="24"/>
        </w:rPr>
        <w:t>(</w:t>
      </w:r>
      <w:proofErr w:type="spellStart"/>
      <w:r w:rsidRPr="00822371">
        <w:rPr>
          <w:sz w:val="24"/>
          <w:szCs w:val="24"/>
        </w:rPr>
        <w:t>Konovalov</w:t>
      </w:r>
      <w:proofErr w:type="spellEnd"/>
      <w:r w:rsidRPr="00822371">
        <w:rPr>
          <w:sz w:val="24"/>
          <w:szCs w:val="24"/>
        </w:rPr>
        <w:t xml:space="preserve"> &amp; </w:t>
      </w:r>
      <w:proofErr w:type="spellStart"/>
      <w:r w:rsidRPr="00822371">
        <w:rPr>
          <w:sz w:val="24"/>
          <w:szCs w:val="24"/>
        </w:rPr>
        <w:t>Krajbich</w:t>
      </w:r>
      <w:proofErr w:type="spellEnd"/>
      <w:r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Pr="00822371">
        <w:rPr>
          <w:sz w:val="24"/>
          <w:szCs w:val="24"/>
        </w:rPr>
        <w:t>)</w:t>
      </w:r>
      <w:r w:rsidR="008233CC">
        <w:rPr>
          <w:sz w:val="24"/>
          <w:szCs w:val="24"/>
        </w:rPr>
        <w:t>, and</w:t>
      </w:r>
      <w:r>
        <w:rPr>
          <w:sz w:val="24"/>
          <w:szCs w:val="24"/>
        </w:rPr>
        <w:t xml:space="preserve"> </w:t>
      </w:r>
      <w:r w:rsidR="008233CC">
        <w:rPr>
          <w:sz w:val="24"/>
          <w:szCs w:val="24"/>
        </w:rPr>
        <w:t>p</w:t>
      </w:r>
      <w:r>
        <w:rPr>
          <w:sz w:val="24"/>
          <w:szCs w:val="24"/>
        </w:rPr>
        <w:t xml:space="preserve">erhaps </w:t>
      </w:r>
      <w:r w:rsidR="00BB49F5">
        <w:rPr>
          <w:sz w:val="24"/>
          <w:szCs w:val="24"/>
        </w:rPr>
        <w:t xml:space="preserve">wider </w:t>
      </w:r>
      <w:r>
        <w:rPr>
          <w:sz w:val="24"/>
          <w:szCs w:val="24"/>
        </w:rPr>
        <w:t>attention</w:t>
      </w:r>
      <w:r w:rsidR="00BB49F5">
        <w:rPr>
          <w:sz w:val="24"/>
          <w:szCs w:val="24"/>
        </w:rPr>
        <w:t xml:space="preserve"> allocation</w:t>
      </w:r>
      <w:r>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Pr>
          <w:sz w:val="24"/>
          <w:szCs w:val="24"/>
        </w:rPr>
        <w:t xml:space="preserve">. </w:t>
      </w:r>
      <w:r w:rsidR="004D4972">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sidR="004D4972">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BC777C">
        <w:rPr>
          <w:i/>
          <w:iCs/>
          <w:sz w:val="24"/>
          <w:szCs w:val="24"/>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C111E8">
        <w:rPr>
          <w:sz w:val="24"/>
          <w:szCs w:val="24"/>
        </w:rPr>
        <w:t xml:space="preserve"> </w:t>
      </w:r>
      <w:proofErr w:type="spellStart"/>
      <w:r w:rsidR="00C111E8">
        <w:rPr>
          <w:i/>
          <w:iCs/>
          <w:sz w:val="24"/>
          <w:szCs w:val="24"/>
        </w:rPr>
        <w:t>BioRxiv</w:t>
      </w:r>
      <w:proofErr w:type="spellEnd"/>
      <w:r w:rsidR="00263BF4" w:rsidRPr="00822371">
        <w:rPr>
          <w:sz w:val="24"/>
          <w:szCs w:val="24"/>
        </w:rPr>
        <w:t>).</w:t>
      </w:r>
      <w:r w:rsidR="00263BF4">
        <w:rPr>
          <w:sz w:val="24"/>
          <w:szCs w:val="24"/>
        </w:rPr>
        <w:t xml:space="preserve"> Interestingly, children’s exploration also appear</w:t>
      </w:r>
      <w:r w:rsidR="000B515B">
        <w:rPr>
          <w:sz w:val="24"/>
          <w:szCs w:val="24"/>
        </w:rPr>
        <w:t>s</w:t>
      </w:r>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Doll, Long, &amp; Frank, 2012;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r w:rsidR="00736110">
        <w:rPr>
          <w:sz w:val="24"/>
          <w:szCs w:val="24"/>
        </w:rPr>
        <w:t>imply</w:t>
      </w:r>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recent evidence </w:t>
      </w:r>
      <w:r w:rsidR="00736110">
        <w:rPr>
          <w:sz w:val="24"/>
          <w:szCs w:val="24"/>
        </w:rPr>
        <w:t xml:space="preserve">suggests </w:t>
      </w:r>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systematic 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r w:rsidR="00737E7A">
        <w:rPr>
          <w:sz w:val="24"/>
          <w:szCs w:val="24"/>
        </w:rPr>
        <w:t xml:space="preserve">explore </w:t>
      </w:r>
      <w:r w:rsidR="00737E7A" w:rsidRPr="00BC777C">
        <w:rPr>
          <w:i/>
          <w:iCs/>
          <w:sz w:val="24"/>
          <w:szCs w:val="24"/>
        </w:rPr>
        <w:t>strategically</w:t>
      </w:r>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r w:rsidR="00736110" w:rsidRPr="00736110">
        <w:rPr>
          <w:sz w:val="24"/>
          <w:szCs w:val="24"/>
        </w:rPr>
        <w:t>Specifically, 4-year-olds switched between options at extremely heightened rates, and</w:t>
      </w:r>
      <w:r w:rsidR="000B515B">
        <w:rPr>
          <w:sz w:val="24"/>
          <w:szCs w:val="24"/>
        </w:rPr>
        <w:t xml:space="preserve"> </w:t>
      </w:r>
      <w:r w:rsidR="00736110" w:rsidRPr="00736110">
        <w:rPr>
          <w:sz w:val="24"/>
          <w:szCs w:val="24"/>
        </w:rPr>
        <w:t xml:space="preserve">switched more often to less recently selected options, even </w:t>
      </w:r>
      <w:r w:rsidR="00F325FD">
        <w:rPr>
          <w:sz w:val="24"/>
          <w:szCs w:val="24"/>
        </w:rPr>
        <w:t>when</w:t>
      </w:r>
      <w:r w:rsidR="00736110" w:rsidRPr="00736110">
        <w:rPr>
          <w:sz w:val="24"/>
          <w:szCs w:val="24"/>
        </w:rPr>
        <w:t xml:space="preserve"> this systematic sampling provided very little information.</w:t>
      </w:r>
    </w:p>
    <w:p w14:paraId="55EE816C" w14:textId="7C5537A4" w:rsidR="00131343" w:rsidRDefault="006B1E62" w:rsidP="00080DE2">
      <w:pPr>
        <w:spacing w:line="480" w:lineRule="auto"/>
        <w:ind w:firstLine="720"/>
        <w:rPr>
          <w:sz w:val="24"/>
          <w:szCs w:val="24"/>
        </w:rPr>
      </w:pPr>
      <w:r>
        <w:rPr>
          <w:sz w:val="24"/>
          <w:szCs w:val="24"/>
        </w:rPr>
        <w:lastRenderedPageBreak/>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r w:rsidR="00080DE2" w:rsidRPr="00993FFF">
        <w:rPr>
          <w:i/>
          <w:sz w:val="24"/>
          <w:szCs w:val="24"/>
        </w:rPr>
        <w:t>strategic</w:t>
      </w:r>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14:paraId="39E7E45A" w14:textId="77777777" w:rsidR="00B21E72" w:rsidRDefault="00B21E72" w:rsidP="00186E89">
      <w:pPr>
        <w:spacing w:line="480" w:lineRule="auto"/>
        <w:ind w:firstLine="0"/>
        <w:rPr>
          <w:sz w:val="24"/>
          <w:szCs w:val="24"/>
        </w:rPr>
      </w:pPr>
      <w:r>
        <w:rPr>
          <w:i/>
          <w:sz w:val="24"/>
          <w:szCs w:val="24"/>
        </w:rPr>
        <w:t>The Current Study</w:t>
      </w:r>
    </w:p>
    <w:p w14:paraId="10301B8D" w14:textId="3DD06F0C" w:rsidR="00822371" w:rsidRDefault="00773524" w:rsidP="00CF12E6">
      <w:pPr>
        <w:spacing w:line="480" w:lineRule="auto"/>
        <w:ind w:firstLine="720"/>
        <w:rPr>
          <w:sz w:val="24"/>
          <w:szCs w:val="24"/>
        </w:rPr>
      </w:pPr>
      <w:r>
        <w:rPr>
          <w:sz w:val="24"/>
          <w:szCs w:val="24"/>
        </w:rPr>
        <w:t xml:space="preserve">The goal of the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r w:rsidR="004E0BE0">
        <w:rPr>
          <w:sz w:val="24"/>
          <w:szCs w:val="24"/>
        </w:rPr>
        <w:t>modulating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r w:rsidR="00F37160">
        <w:rPr>
          <w:sz w:val="24"/>
          <w:szCs w:val="24"/>
        </w:rPr>
        <w:t>decision-making</w:t>
      </w:r>
      <w:r w:rsidR="00822371" w:rsidRPr="00822371">
        <w:rPr>
          <w:sz w:val="24"/>
          <w:szCs w:val="24"/>
        </w:rPr>
        <w:t xml:space="preserve"> task</w:t>
      </w:r>
      <w:r w:rsidR="00756317">
        <w:rPr>
          <w:sz w:val="24"/>
          <w:szCs w:val="24"/>
        </w:rPr>
        <w:t xml:space="preserve"> under three </w:t>
      </w:r>
      <w:r w:rsidR="00106AC2">
        <w:rPr>
          <w:sz w:val="24"/>
          <w:szCs w:val="24"/>
        </w:rPr>
        <w:t>conditions</w:t>
      </w:r>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1318CB">
        <w:rPr>
          <w:sz w:val="24"/>
          <w:szCs w:val="24"/>
        </w:rPr>
        <w:t>a</w:t>
      </w:r>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r w:rsidR="001318CB">
        <w:rPr>
          <w:sz w:val="24"/>
          <w:szCs w:val="24"/>
        </w:rPr>
        <w:t>the</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CD3E22">
        <w:rPr>
          <w:sz w:val="24"/>
          <w:szCs w:val="24"/>
        </w:rPr>
        <w:t>highest reward</w:t>
      </w:r>
      <w:r w:rsidR="00822371" w:rsidRPr="00822371">
        <w:rPr>
          <w:sz w:val="24"/>
          <w:szCs w:val="24"/>
        </w:rPr>
        <w:t xml:space="preserve">. </w:t>
      </w:r>
    </w:p>
    <w:p w14:paraId="209DB54F" w14:textId="1E4955D8" w:rsidR="00EA368D" w:rsidRDefault="00CF12E6" w:rsidP="001318CB">
      <w:pPr>
        <w:spacing w:line="480" w:lineRule="auto"/>
        <w:ind w:firstLine="720"/>
        <w:rPr>
          <w:sz w:val="24"/>
          <w:szCs w:val="24"/>
        </w:rPr>
      </w:pPr>
      <w:r>
        <w:rPr>
          <w:sz w:val="24"/>
          <w:szCs w:val="24"/>
        </w:rPr>
        <w:t xml:space="preserve">Our hypothesis was that children’s </w:t>
      </w:r>
      <w:r w:rsidR="00D14AD5">
        <w:rPr>
          <w:sz w:val="24"/>
          <w:szCs w:val="24"/>
        </w:rPr>
        <w:t>tendency</w:t>
      </w:r>
      <w:r>
        <w:rPr>
          <w:sz w:val="24"/>
          <w:szCs w:val="24"/>
        </w:rPr>
        <w:t xml:space="preserve"> </w:t>
      </w:r>
      <w:r w:rsidR="00D14AD5">
        <w:rPr>
          <w:sz w:val="24"/>
          <w:szCs w:val="24"/>
        </w:rPr>
        <w:t xml:space="preserve">to </w:t>
      </w:r>
      <w:r>
        <w:rPr>
          <w:sz w:val="24"/>
          <w:szCs w:val="24"/>
        </w:rPr>
        <w:t xml:space="preserve">distribute attention promotes distributing choices </w:t>
      </w:r>
      <w:r w:rsidR="00080DE2">
        <w:rPr>
          <w:sz w:val="24"/>
          <w:szCs w:val="24"/>
        </w:rPr>
        <w:t xml:space="preserve">across </w:t>
      </w:r>
      <w:r w:rsidR="00BF79E6">
        <w:rPr>
          <w:sz w:val="24"/>
          <w:szCs w:val="24"/>
        </w:rPr>
        <w:t>available</w:t>
      </w:r>
      <w:r w:rsidR="00080DE2">
        <w:rPr>
          <w:sz w:val="24"/>
          <w:szCs w:val="24"/>
        </w:rPr>
        <w:t xml:space="preserve"> options. </w:t>
      </w:r>
      <w:r w:rsidR="00694255">
        <w:rPr>
          <w:sz w:val="24"/>
          <w:szCs w:val="24"/>
        </w:rPr>
        <w:t>In the same way that attention shifts over time and is less likely to return to recently focused items, less recently chosen or attended options may become increasingly appealing over time. This tendency, therefore, may enable systematic (i.e., non-random) exploration. In adults</w:t>
      </w:r>
      <w:r w:rsidR="00B159E5">
        <w:rPr>
          <w:sz w:val="24"/>
          <w:szCs w:val="24"/>
        </w:rPr>
        <w:t>, the decision</w:t>
      </w:r>
      <w:r w:rsidR="00694255">
        <w:rPr>
          <w:sz w:val="24"/>
          <w:szCs w:val="24"/>
        </w:rPr>
        <w:t xml:space="preserve"> process is </w:t>
      </w:r>
      <w:r w:rsidR="00B415C7">
        <w:rPr>
          <w:sz w:val="24"/>
          <w:szCs w:val="24"/>
        </w:rPr>
        <w:t xml:space="preserve">instead </w:t>
      </w:r>
      <w:r w:rsidR="00E91079">
        <w:rPr>
          <w:sz w:val="24"/>
          <w:szCs w:val="24"/>
        </w:rPr>
        <w:t>associated with</w:t>
      </w:r>
      <w:r w:rsidR="00694255">
        <w:rPr>
          <w:sz w:val="24"/>
          <w:szCs w:val="24"/>
        </w:rPr>
        <w:t xml:space="preserve"> </w:t>
      </w:r>
      <w:r w:rsidR="008724B1">
        <w:rPr>
          <w:sz w:val="24"/>
          <w:szCs w:val="24"/>
        </w:rPr>
        <w:t>selective attention to</w:t>
      </w:r>
      <w:r w:rsidR="00694255">
        <w:rPr>
          <w:sz w:val="24"/>
          <w:szCs w:val="24"/>
        </w:rPr>
        <w:t xml:space="preserve"> highly rewarding options</w:t>
      </w:r>
      <w:r w:rsidR="00B415C7">
        <w:rPr>
          <w:sz w:val="24"/>
          <w:szCs w:val="24"/>
        </w:rPr>
        <w:t>.</w:t>
      </w:r>
      <w:r w:rsidR="00694255">
        <w:rPr>
          <w:sz w:val="24"/>
          <w:szCs w:val="24"/>
        </w:rPr>
        <w:t xml:space="preserve"> </w:t>
      </w:r>
    </w:p>
    <w:p w14:paraId="662EF0C7" w14:textId="1049D5B6" w:rsidR="00A5594E" w:rsidRPr="006A53ED" w:rsidRDefault="00A5594E" w:rsidP="0045331B">
      <w:pPr>
        <w:spacing w:line="480" w:lineRule="auto"/>
        <w:ind w:firstLine="720"/>
        <w:rPr>
          <w:sz w:val="24"/>
          <w:szCs w:val="24"/>
        </w:rPr>
      </w:pPr>
      <w:r>
        <w:rPr>
          <w:sz w:val="24"/>
          <w:szCs w:val="24"/>
        </w:rPr>
        <w:t xml:space="preserve">We predicted that most children </w:t>
      </w:r>
      <w:r w:rsidR="006A53ED">
        <w:rPr>
          <w:sz w:val="24"/>
          <w:szCs w:val="24"/>
        </w:rPr>
        <w:t xml:space="preserve">in the Baseline condition would engage in systematic </w:t>
      </w:r>
      <w:r w:rsidR="00336608">
        <w:rPr>
          <w:sz w:val="24"/>
          <w:szCs w:val="24"/>
        </w:rPr>
        <w:t>exploration</w:t>
      </w:r>
      <w:r w:rsidR="006A53ED">
        <w:rPr>
          <w:sz w:val="24"/>
          <w:szCs w:val="24"/>
        </w:rPr>
        <w:t xml:space="preserve"> (Blanco &amp; Sloutsky, 2019 </w:t>
      </w:r>
      <w:r w:rsidR="006A53ED">
        <w:rPr>
          <w:i/>
          <w:iCs/>
          <w:sz w:val="24"/>
          <w:szCs w:val="24"/>
        </w:rPr>
        <w:t>P</w:t>
      </w:r>
      <w:r w:rsidR="006E7708">
        <w:rPr>
          <w:i/>
          <w:iCs/>
          <w:sz w:val="24"/>
          <w:szCs w:val="24"/>
        </w:rPr>
        <w:t>syArXiv</w:t>
      </w:r>
      <w:r w:rsidR="006A53ED">
        <w:rPr>
          <w:sz w:val="24"/>
          <w:szCs w:val="24"/>
        </w:rPr>
        <w:t xml:space="preserve">), with few children exploiting the </w:t>
      </w:r>
      <w:r w:rsidR="00F45054">
        <w:rPr>
          <w:sz w:val="24"/>
          <w:szCs w:val="24"/>
        </w:rPr>
        <w:t>best</w:t>
      </w:r>
      <w:r w:rsidR="006A53ED">
        <w:rPr>
          <w:sz w:val="24"/>
          <w:szCs w:val="24"/>
        </w:rPr>
        <w:t xml:space="preserve"> option. </w:t>
      </w:r>
      <w:r>
        <w:rPr>
          <w:sz w:val="24"/>
          <w:szCs w:val="24"/>
        </w:rPr>
        <w:t xml:space="preserve">If altering children’s attentional pattern through bottom-up capture of attention also affects exploratory behavior, we can infer a strong connection between attention and exploratory behavior early in development. In contrast, if attention is not a causal factor in children’s exploratory </w:t>
      </w:r>
      <w:r>
        <w:rPr>
          <w:sz w:val="24"/>
          <w:szCs w:val="24"/>
        </w:rPr>
        <w:lastRenderedPageBreak/>
        <w:t>behavior, manipulating attention should lead to little or no change in their choices. Therefore, o</w:t>
      </w:r>
      <w:r w:rsidR="006A53ED">
        <w:rPr>
          <w:sz w:val="24"/>
          <w:szCs w:val="24"/>
        </w:rPr>
        <w:t>ur main prediction was that</w:t>
      </w:r>
      <w:r w:rsidR="00DB1A67">
        <w:rPr>
          <w:sz w:val="24"/>
          <w:szCs w:val="24"/>
        </w:rPr>
        <w:t xml:space="preserve"> this systematic pattern </w:t>
      </w:r>
      <w:r w:rsidR="00F45054">
        <w:rPr>
          <w:sz w:val="24"/>
          <w:szCs w:val="24"/>
        </w:rPr>
        <w:t>w</w:t>
      </w:r>
      <w:r w:rsidR="00DB1A67">
        <w:rPr>
          <w:sz w:val="24"/>
          <w:szCs w:val="24"/>
        </w:rPr>
        <w:t xml:space="preserve">ould be disrupted </w:t>
      </w:r>
      <w:r w:rsidR="006A53ED">
        <w:rPr>
          <w:sz w:val="24"/>
          <w:szCs w:val="24"/>
        </w:rPr>
        <w:t xml:space="preserve">in both the Congruent and Competition conditions. </w:t>
      </w:r>
    </w:p>
    <w:p w14:paraId="78BBE5BE" w14:textId="5F33D071" w:rsidR="00553258" w:rsidRDefault="00F45054" w:rsidP="006A53ED">
      <w:pPr>
        <w:spacing w:line="480" w:lineRule="auto"/>
        <w:ind w:firstLine="720"/>
        <w:rPr>
          <w:sz w:val="24"/>
          <w:szCs w:val="24"/>
        </w:rPr>
      </w:pPr>
      <w:r>
        <w:rPr>
          <w:sz w:val="24"/>
          <w:szCs w:val="24"/>
        </w:rPr>
        <w:t>The exact role of saliency on</w:t>
      </w:r>
      <w:r w:rsidR="00FE2458">
        <w:rPr>
          <w:sz w:val="24"/>
          <w:szCs w:val="24"/>
        </w:rPr>
        <w:t xml:space="preserve"> children’s</w:t>
      </w:r>
      <w:r>
        <w:rPr>
          <w:sz w:val="24"/>
          <w:szCs w:val="24"/>
        </w:rPr>
        <w:t xml:space="preserve"> choices </w:t>
      </w:r>
      <w:r w:rsidR="00FE2458">
        <w:rPr>
          <w:sz w:val="24"/>
          <w:szCs w:val="24"/>
        </w:rPr>
        <w:t>could manifest in several ways</w:t>
      </w:r>
      <w:r w:rsidR="00DB1A67">
        <w:rPr>
          <w:sz w:val="24"/>
          <w:szCs w:val="24"/>
        </w:rPr>
        <w:t xml:space="preserve">. </w:t>
      </w:r>
      <w:r w:rsidR="00941BA1">
        <w:rPr>
          <w:sz w:val="24"/>
          <w:szCs w:val="24"/>
        </w:rPr>
        <w:t xml:space="preserve">One possibility </w:t>
      </w:r>
      <w:r w:rsidR="00DB1A67">
        <w:rPr>
          <w:sz w:val="24"/>
          <w:szCs w:val="24"/>
        </w:rPr>
        <w:t>wa</w:t>
      </w:r>
      <w:r w:rsidR="00941BA1">
        <w:rPr>
          <w:sz w:val="24"/>
          <w:szCs w:val="24"/>
        </w:rPr>
        <w:t>s that children’s choices w</w:t>
      </w:r>
      <w:r w:rsidR="00DB1A67">
        <w:rPr>
          <w:sz w:val="24"/>
          <w:szCs w:val="24"/>
        </w:rPr>
        <w:t>ould</w:t>
      </w:r>
      <w:r w:rsidR="00941BA1">
        <w:rPr>
          <w:sz w:val="24"/>
          <w:szCs w:val="24"/>
        </w:rPr>
        <w:t xml:space="preserve"> be driven largely by saliency, </w:t>
      </w:r>
      <w:r>
        <w:rPr>
          <w:sz w:val="24"/>
          <w:szCs w:val="24"/>
        </w:rPr>
        <w:t>leading to</w:t>
      </w:r>
      <w:r w:rsidR="00941BA1">
        <w:rPr>
          <w:sz w:val="24"/>
          <w:szCs w:val="24"/>
        </w:rPr>
        <w:t xml:space="preserve"> select</w:t>
      </w:r>
      <w:r w:rsidR="00045E47">
        <w:rPr>
          <w:sz w:val="24"/>
          <w:szCs w:val="24"/>
        </w:rPr>
        <w:t>ing</w:t>
      </w:r>
      <w:r w:rsidR="00941BA1">
        <w:rPr>
          <w:sz w:val="24"/>
          <w:szCs w:val="24"/>
        </w:rPr>
        <w:t xml:space="preserve"> the most salient option regardless of </w:t>
      </w:r>
      <w:r w:rsidR="00553258">
        <w:rPr>
          <w:sz w:val="24"/>
          <w:szCs w:val="24"/>
        </w:rPr>
        <w:t>its</w:t>
      </w:r>
      <w:r w:rsidR="00941BA1">
        <w:rPr>
          <w:sz w:val="24"/>
          <w:szCs w:val="24"/>
        </w:rPr>
        <w:t xml:space="preserve"> </w:t>
      </w:r>
      <w:r>
        <w:rPr>
          <w:sz w:val="24"/>
          <w:szCs w:val="24"/>
        </w:rPr>
        <w:t xml:space="preserve">reward </w:t>
      </w:r>
      <w:r w:rsidR="00941BA1">
        <w:rPr>
          <w:sz w:val="24"/>
          <w:szCs w:val="24"/>
        </w:rPr>
        <w:t xml:space="preserve">value. Another hypothesis </w:t>
      </w:r>
      <w:r w:rsidR="0021290A">
        <w:rPr>
          <w:sz w:val="24"/>
          <w:szCs w:val="24"/>
        </w:rPr>
        <w:t>wa</w:t>
      </w:r>
      <w:r w:rsidR="00941BA1">
        <w:rPr>
          <w:sz w:val="24"/>
          <w:szCs w:val="24"/>
        </w:rPr>
        <w:t>s that saliency w</w:t>
      </w:r>
      <w:r w:rsidR="00DB1A67">
        <w:rPr>
          <w:sz w:val="24"/>
          <w:szCs w:val="24"/>
        </w:rPr>
        <w:t>ould</w:t>
      </w:r>
      <w:r w:rsidR="00941BA1">
        <w:rPr>
          <w:sz w:val="24"/>
          <w:szCs w:val="24"/>
        </w:rPr>
        <w:t xml:space="preserve"> act as a learning cue, leading to faster prioritiz</w:t>
      </w:r>
      <w:r w:rsidR="0021290A">
        <w:rPr>
          <w:sz w:val="24"/>
          <w:szCs w:val="24"/>
        </w:rPr>
        <w:t>ation of</w:t>
      </w:r>
      <w:r w:rsidR="00941BA1">
        <w:rPr>
          <w:sz w:val="24"/>
          <w:szCs w:val="24"/>
        </w:rPr>
        <w:t xml:space="preserve"> the salient option in the Congruent condition and </w:t>
      </w:r>
      <w:r w:rsidR="0021290A">
        <w:rPr>
          <w:sz w:val="24"/>
          <w:szCs w:val="24"/>
        </w:rPr>
        <w:t>avoidance of it</w:t>
      </w:r>
      <w:r w:rsidR="00FE2458">
        <w:rPr>
          <w:sz w:val="24"/>
          <w:szCs w:val="24"/>
        </w:rPr>
        <w:t xml:space="preserve"> in</w:t>
      </w:r>
      <w:r w:rsidR="00941BA1">
        <w:rPr>
          <w:sz w:val="24"/>
          <w:szCs w:val="24"/>
        </w:rPr>
        <w:t xml:space="preserve"> the Competition condition.</w:t>
      </w:r>
      <w:r w:rsidR="00553258">
        <w:rPr>
          <w:sz w:val="24"/>
          <w:szCs w:val="24"/>
        </w:rPr>
        <w:t xml:space="preserve"> In contrast, small to no effects of saliency were expected in adults, who were expected to maximize reward, exploiting the high</w:t>
      </w:r>
      <w:r w:rsidR="004C112A">
        <w:rPr>
          <w:sz w:val="24"/>
          <w:szCs w:val="24"/>
        </w:rPr>
        <w:t>-</w:t>
      </w:r>
      <w:r w:rsidR="00553258">
        <w:rPr>
          <w:sz w:val="24"/>
          <w:szCs w:val="24"/>
        </w:rPr>
        <w:t>value option in all conditions.</w:t>
      </w:r>
    </w:p>
    <w:p w14:paraId="5B69AC8C" w14:textId="77777777" w:rsidR="00822371" w:rsidRDefault="00822371" w:rsidP="00822371">
      <w:pPr>
        <w:spacing w:line="480" w:lineRule="auto"/>
        <w:ind w:firstLine="720"/>
        <w:jc w:val="center"/>
        <w:rPr>
          <w:b/>
          <w:sz w:val="24"/>
          <w:szCs w:val="24"/>
        </w:rPr>
      </w:pPr>
      <w:r>
        <w:rPr>
          <w:b/>
          <w:sz w:val="24"/>
          <w:szCs w:val="24"/>
        </w:rPr>
        <w:t>Method</w:t>
      </w:r>
    </w:p>
    <w:p w14:paraId="000D60E3"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1C4A98C4" w14:textId="058CEA5E"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age=5</w:t>
      </w:r>
      <w:r w:rsidR="002354F1">
        <w:rPr>
          <w:sz w:val="24"/>
          <w:szCs w:val="24"/>
        </w:rPr>
        <w:t>7</w:t>
      </w:r>
      <w:r w:rsidRPr="00822371">
        <w:rPr>
          <w:sz w:val="24"/>
          <w:szCs w:val="24"/>
        </w:rPr>
        <w:t xml:space="preserve"> months</w:t>
      </w:r>
      <w:r w:rsidR="00475171">
        <w:rPr>
          <w:sz w:val="24"/>
          <w:szCs w:val="24"/>
        </w:rPr>
        <w:t>;</w:t>
      </w:r>
      <w:r w:rsidR="00CD1555">
        <w:rPr>
          <w:sz w:val="24"/>
          <w:szCs w:val="24"/>
        </w:rPr>
        <w:t xml:space="preserve"> </w:t>
      </w:r>
      <w:r w:rsidR="0055457D">
        <w:rPr>
          <w:sz w:val="24"/>
          <w:szCs w:val="24"/>
        </w:rPr>
        <w:t>range=48-69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2,107)=2.01,</w:t>
      </w:r>
      <w:r w:rsidR="005F4CA6">
        <w:rPr>
          <w:sz w:val="24"/>
          <w:szCs w:val="24"/>
        </w:rPr>
        <w:t xml:space="preserve"> </w:t>
      </w:r>
      <w:r w:rsidR="00470D8E">
        <w:rPr>
          <w:i/>
          <w:iCs/>
          <w:sz w:val="24"/>
          <w:szCs w:val="24"/>
        </w:rPr>
        <w:t>p</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2E37C7" w:rsidRPr="0035103F">
        <w:rPr>
          <w:i/>
          <w:sz w:val="24"/>
          <w:szCs w:val="24"/>
        </w:rPr>
        <w:t>N</w:t>
      </w:r>
      <w:r w:rsidR="002E37C7" w:rsidRPr="0035103F">
        <w:rPr>
          <w:sz w:val="24"/>
          <w:szCs w:val="24"/>
        </w:rPr>
        <w:t>=</w:t>
      </w:r>
      <w:r w:rsidR="002E37C7">
        <w:rPr>
          <w:sz w:val="24"/>
          <w:szCs w:val="24"/>
        </w:rPr>
        <w:t>110</w:t>
      </w:r>
      <w:r w:rsidR="002E37C7" w:rsidRPr="0035103F">
        <w:rPr>
          <w:sz w:val="24"/>
          <w:szCs w:val="24"/>
        </w:rPr>
        <w:t>)=</w:t>
      </w:r>
      <w:r w:rsidR="002E37C7">
        <w:rPr>
          <w:sz w:val="24"/>
          <w:szCs w:val="24"/>
        </w:rPr>
        <w:t>2.01</w:t>
      </w:r>
      <w:r w:rsidR="002E37C7" w:rsidRPr="0035103F">
        <w:rPr>
          <w:sz w:val="24"/>
          <w:szCs w:val="24"/>
        </w:rPr>
        <w:t xml:space="preserve">, </w:t>
      </w:r>
      <w:r w:rsidR="002E37C7" w:rsidRPr="0035103F">
        <w:rPr>
          <w:i/>
          <w:sz w:val="24"/>
          <w:szCs w:val="24"/>
        </w:rPr>
        <w:t>p</w:t>
      </w:r>
      <w:r w:rsidR="002E37C7" w:rsidRPr="0035103F">
        <w:rPr>
          <w:sz w:val="24"/>
          <w:szCs w:val="24"/>
        </w:rPr>
        <w:t>=</w:t>
      </w:r>
      <w:r w:rsidR="002E37C7">
        <w:rPr>
          <w:sz w:val="24"/>
          <w:szCs w:val="24"/>
        </w:rPr>
        <w:t>0.367.</w:t>
      </w:r>
      <w:r w:rsidR="00894263">
        <w:rPr>
          <w:sz w:val="24"/>
          <w:szCs w:val="24"/>
        </w:rPr>
        <w:t xml:space="preserve"> </w:t>
      </w:r>
      <w:r w:rsidR="00EE7322">
        <w:rPr>
          <w:sz w:val="24"/>
          <w:szCs w:val="24"/>
        </w:rPr>
        <w:t>108 adults also participated</w:t>
      </w:r>
      <w:r w:rsidR="00CF0529">
        <w:rPr>
          <w:sz w:val="24"/>
          <w:szCs w:val="24"/>
        </w:rPr>
        <w:t xml:space="preserve"> (mean age=</w:t>
      </w:r>
      <w:r w:rsidR="00DE7866">
        <w:rPr>
          <w:sz w:val="24"/>
          <w:szCs w:val="24"/>
        </w:rPr>
        <w:t>19</w:t>
      </w:r>
      <w:r w:rsidR="00CF0529">
        <w:rPr>
          <w:sz w:val="24"/>
          <w:szCs w:val="24"/>
        </w:rPr>
        <w:t xml:space="preserve"> years;</w:t>
      </w:r>
      <w:r w:rsidR="00662649">
        <w:rPr>
          <w:sz w:val="24"/>
          <w:szCs w:val="24"/>
        </w:rPr>
        <w:t xml:space="preserve"> range=18-29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14:paraId="74D368CC" w14:textId="77777777" w:rsidR="00444515" w:rsidRPr="00E3010B" w:rsidRDefault="00444515" w:rsidP="00444515">
      <w:r>
        <w:rPr>
          <w:rFonts w:eastAsia="Times New Roman"/>
          <w:noProof/>
        </w:rPr>
        <w:lastRenderedPageBreak/>
        <w:drawing>
          <wp:inline distT="0" distB="0" distL="0" distR="0" wp14:anchorId="161BA36C" wp14:editId="3D592B3E">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6D686087" w14:textId="77777777"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14:paraId="584C1626" w14:textId="77777777" w:rsidR="00444515" w:rsidRDefault="00444515" w:rsidP="006934CC">
      <w:pPr>
        <w:spacing w:line="480" w:lineRule="auto"/>
        <w:ind w:firstLine="720"/>
        <w:jc w:val="left"/>
        <w:rPr>
          <w:sz w:val="24"/>
          <w:szCs w:val="24"/>
        </w:rPr>
      </w:pPr>
    </w:p>
    <w:p w14:paraId="79FA9A6D" w14:textId="77777777" w:rsidR="00465E60" w:rsidRDefault="00465E60" w:rsidP="00465E60">
      <w:pPr>
        <w:spacing w:line="480" w:lineRule="auto"/>
        <w:ind w:firstLine="0"/>
        <w:jc w:val="left"/>
        <w:rPr>
          <w:sz w:val="24"/>
          <w:szCs w:val="24"/>
        </w:rPr>
      </w:pPr>
      <w:r w:rsidRPr="00822371">
        <w:rPr>
          <w:i/>
          <w:sz w:val="24"/>
          <w:szCs w:val="24"/>
        </w:rPr>
        <w:t xml:space="preserve">Procedure </w:t>
      </w:r>
    </w:p>
    <w:p w14:paraId="1E0333A6" w14:textId="48FA53CC" w:rsidR="00C157BA" w:rsidRPr="00822371" w:rsidRDefault="006934CC" w:rsidP="006934CC">
      <w:pPr>
        <w:spacing w:line="480" w:lineRule="auto"/>
        <w:ind w:firstLine="720"/>
        <w:jc w:val="left"/>
        <w:rPr>
          <w:sz w:val="24"/>
          <w:szCs w:val="24"/>
        </w:rPr>
      </w:pPr>
      <w:r w:rsidRPr="006934CC">
        <w:rPr>
          <w:sz w:val="24"/>
          <w:szCs w:val="24"/>
        </w:rPr>
        <w:t xml:space="preserve">Participants completed a simplified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r w:rsidR="00A07F28">
        <w:rPr>
          <w:sz w:val="24"/>
          <w:szCs w:val="24"/>
        </w:rPr>
        <w:t>collected virtual candy from alien creatures</w:t>
      </w:r>
      <w:r w:rsidRPr="006934CC">
        <w:rPr>
          <w:sz w:val="24"/>
          <w:szCs w:val="24"/>
        </w:rPr>
        <w:t xml:space="preserve"> (Figure 1). </w:t>
      </w:r>
      <w:r w:rsidR="00822371" w:rsidRPr="00822371">
        <w:rPr>
          <w:sz w:val="24"/>
          <w:szCs w:val="24"/>
        </w:rPr>
        <w:t>The goal was to earn as much</w:t>
      </w:r>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r w:rsidR="00936AF2">
        <w:rPr>
          <w:sz w:val="24"/>
          <w:szCs w:val="24"/>
        </w:rPr>
        <w:t>fixed</w:t>
      </w:r>
      <w:r w:rsidR="00936AF2" w:rsidRPr="003B05C4">
        <w:rPr>
          <w:sz w:val="24"/>
          <w:szCs w:val="24"/>
        </w:rPr>
        <w:t xml:space="preserve"> </w:t>
      </w:r>
      <w:r w:rsidR="0084184B">
        <w:rPr>
          <w:sz w:val="24"/>
          <w:szCs w:val="24"/>
        </w:rPr>
        <w:t>reward</w:t>
      </w:r>
      <w:r w:rsidR="003B05C4" w:rsidRPr="003B05C4">
        <w:rPr>
          <w:sz w:val="24"/>
          <w:szCs w:val="24"/>
        </w:rPr>
        <w:t xml:space="preserve"> </w:t>
      </w:r>
      <w:r w:rsidR="00936AF2">
        <w:rPr>
          <w:sz w:val="24"/>
          <w:szCs w:val="24"/>
        </w:rPr>
        <w:t>throughout the experiment</w:t>
      </w:r>
      <w:r w:rsidR="003B05C4" w:rsidRPr="003B05C4">
        <w:rPr>
          <w:sz w:val="24"/>
          <w:szCs w:val="24"/>
        </w:rPr>
        <w:t xml:space="preserve">: 1, 2, 3, and 10 candies, respectively. </w:t>
      </w:r>
      <w:r w:rsidR="00822371" w:rsidRPr="00822371">
        <w:rPr>
          <w:sz w:val="24"/>
          <w:szCs w:val="24"/>
        </w:rPr>
        <w:t>The locations of the</w:t>
      </w:r>
      <w:r w:rsidR="00936AF2">
        <w:rPr>
          <w:sz w:val="24"/>
          <w:szCs w:val="24"/>
        </w:rPr>
        <w:t xml:space="preserve">se rewards </w:t>
      </w:r>
      <w:r w:rsidR="00822371" w:rsidRPr="00822371">
        <w:rPr>
          <w:sz w:val="24"/>
          <w:szCs w:val="24"/>
        </w:rPr>
        <w:t xml:space="preserve">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r w:rsidR="006A67DD">
        <w:rPr>
          <w:sz w:val="24"/>
          <w:szCs w:val="24"/>
        </w:rPr>
        <w:t>, and</w:t>
      </w:r>
      <w:r w:rsidR="00822371" w:rsidRPr="00822371">
        <w:rPr>
          <w:sz w:val="24"/>
          <w:szCs w:val="24"/>
        </w:rPr>
        <w:t xml:space="preserve"> a meter </w:t>
      </w:r>
      <w:r w:rsidR="006A67DD">
        <w:rPr>
          <w:sz w:val="24"/>
          <w:szCs w:val="24"/>
        </w:rPr>
        <w:t>tracking</w:t>
      </w:r>
      <w:r w:rsidR="00822371" w:rsidRPr="00822371">
        <w:rPr>
          <w:sz w:val="24"/>
          <w:szCs w:val="24"/>
        </w:rPr>
        <w:t xml:space="preserve"> the total accumulated </w:t>
      </w:r>
      <w:r w:rsidR="00936AF2">
        <w:rPr>
          <w:sz w:val="24"/>
          <w:szCs w:val="24"/>
        </w:rPr>
        <w:t>candy</w:t>
      </w:r>
      <w:r w:rsidR="00822371" w:rsidRPr="00822371">
        <w:rPr>
          <w:sz w:val="24"/>
          <w:szCs w:val="24"/>
        </w:rPr>
        <w:t xml:space="preserve"> was </w:t>
      </w:r>
      <w:r w:rsidR="00822371" w:rsidRPr="00822371">
        <w:rPr>
          <w:sz w:val="24"/>
          <w:szCs w:val="24"/>
        </w:rPr>
        <w:lastRenderedPageBreak/>
        <w:t xml:space="preserve">updated. Children </w:t>
      </w:r>
      <w:r w:rsidR="003B05C4">
        <w:rPr>
          <w:sz w:val="24"/>
          <w:szCs w:val="24"/>
        </w:rPr>
        <w:t xml:space="preserve">earned </w:t>
      </w:r>
      <w:r w:rsidR="00822371" w:rsidRPr="00822371">
        <w:rPr>
          <w:sz w:val="24"/>
          <w:szCs w:val="24"/>
        </w:rPr>
        <w:t xml:space="preserve">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experiment took 10</w:t>
      </w:r>
      <w:r w:rsidR="005F4A79">
        <w:rPr>
          <w:sz w:val="24"/>
          <w:szCs w:val="24"/>
        </w:rPr>
        <w:t>-15</w:t>
      </w:r>
      <w:r w:rsidR="00256B47">
        <w:rPr>
          <w:sz w:val="24"/>
          <w:szCs w:val="24"/>
        </w:rPr>
        <w:t xml:space="preserve"> minutes to complete.</w:t>
      </w:r>
    </w:p>
    <w:p w14:paraId="7BE11814" w14:textId="4BD47CB5"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was unequal. Specifically, three</w:t>
      </w:r>
      <w:r w:rsidRPr="00822371">
        <w:rPr>
          <w:sz w:val="24"/>
          <w:szCs w:val="24"/>
        </w:rPr>
        <w:t xml:space="preserve"> of the creatures were black</w:t>
      </w:r>
      <w:r w:rsidR="00CF7009">
        <w:rPr>
          <w:sz w:val="24"/>
          <w:szCs w:val="24"/>
        </w:rPr>
        <w:t>-</w:t>
      </w:r>
      <w:r w:rsidRPr="00822371">
        <w:rPr>
          <w:sz w:val="24"/>
          <w:szCs w:val="24"/>
        </w:rPr>
        <w:t>and</w:t>
      </w:r>
      <w:r w:rsidR="00CF7009">
        <w:rPr>
          <w:sz w:val="24"/>
          <w:szCs w:val="24"/>
        </w:rPr>
        <w:t>-</w:t>
      </w:r>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r w:rsidR="00CF7009">
        <w:rPr>
          <w:sz w:val="24"/>
          <w:szCs w:val="24"/>
        </w:rPr>
        <w:t>Additionally</w:t>
      </w:r>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CF7009">
        <w:rPr>
          <w:sz w:val="24"/>
          <w:szCs w:val="24"/>
        </w:rPr>
        <w:t xml:space="preserve">unique </w:t>
      </w:r>
      <w:r w:rsidR="00BC6207">
        <w:rPr>
          <w:sz w:val="24"/>
          <w:szCs w:val="24"/>
        </w:rPr>
        <w:t>images were used</w:t>
      </w:r>
      <w:r w:rsidR="00684428">
        <w:rPr>
          <w:sz w:val="24"/>
          <w:szCs w:val="24"/>
        </w:rPr>
        <w:t xml:space="preserve"> for the salient option</w:t>
      </w:r>
      <w:r w:rsidR="00BC6207">
        <w:rPr>
          <w:sz w:val="24"/>
          <w:szCs w:val="24"/>
        </w:rPr>
        <w:t xml:space="preserve">, each </w:t>
      </w:r>
      <w:r w:rsidR="003C6AC3">
        <w:rPr>
          <w:sz w:val="24"/>
          <w:szCs w:val="24"/>
        </w:rPr>
        <w:t>appear</w:t>
      </w:r>
      <w:r w:rsidR="00CF7009">
        <w:rPr>
          <w:sz w:val="24"/>
          <w:szCs w:val="24"/>
        </w:rPr>
        <w:t>ing</w:t>
      </w:r>
      <w:r w:rsidR="003C6AC3">
        <w:rPr>
          <w:sz w:val="24"/>
          <w:szCs w:val="24"/>
        </w:rPr>
        <w:t xml:space="preserve">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14:paraId="0565C0FD" w14:textId="77777777" w:rsidR="00576389" w:rsidRDefault="00576389" w:rsidP="00576389">
      <w:pPr>
        <w:spacing w:line="480" w:lineRule="auto"/>
        <w:ind w:firstLine="720"/>
        <w:jc w:val="center"/>
        <w:rPr>
          <w:b/>
          <w:sz w:val="24"/>
          <w:szCs w:val="24"/>
        </w:rPr>
      </w:pPr>
      <w:r>
        <w:rPr>
          <w:b/>
          <w:sz w:val="24"/>
          <w:szCs w:val="24"/>
        </w:rPr>
        <w:t>Results</w:t>
      </w:r>
    </w:p>
    <w:p w14:paraId="2BA957FE" w14:textId="77777777" w:rsidR="000C6F65" w:rsidRPr="000C6F65" w:rsidRDefault="000C6F65" w:rsidP="000C6F65">
      <w:pPr>
        <w:spacing w:line="480" w:lineRule="auto"/>
        <w:ind w:firstLine="0"/>
        <w:jc w:val="left"/>
        <w:rPr>
          <w:i/>
          <w:sz w:val="24"/>
          <w:szCs w:val="24"/>
        </w:rPr>
      </w:pPr>
      <w:r>
        <w:rPr>
          <w:i/>
          <w:sz w:val="24"/>
          <w:szCs w:val="24"/>
        </w:rPr>
        <w:t>Choice proportions</w:t>
      </w:r>
    </w:p>
    <w:p w14:paraId="1AA179F3" w14:textId="020D970B"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B80386">
        <w:rPr>
          <w:sz w:val="24"/>
          <w:szCs w:val="24"/>
        </w:rPr>
        <w:t>To</w:t>
      </w:r>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w:t>
      </w:r>
      <w:r w:rsidR="00E27194">
        <w:rPr>
          <w:sz w:val="24"/>
          <w:szCs w:val="24"/>
        </w:rPr>
        <w:t>-</w:t>
      </w:r>
      <w:r w:rsidR="00E80947" w:rsidRPr="00576389">
        <w:rPr>
          <w:sz w:val="24"/>
          <w:szCs w:val="24"/>
        </w:rPr>
        <w:t>valued option was chosen</w:t>
      </w:r>
      <w:r w:rsidR="00E80947">
        <w:rPr>
          <w:sz w:val="24"/>
          <w:szCs w:val="24"/>
        </w:rPr>
        <w:t xml:space="preserve">. </w:t>
      </w:r>
      <w:r w:rsidR="006A0C61">
        <w:rPr>
          <w:sz w:val="24"/>
          <w:szCs w:val="24"/>
        </w:rPr>
        <w:t>A 3x2 (age group by condition)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176855">
        <w:rPr>
          <w:sz w:val="24"/>
          <w:szCs w:val="24"/>
        </w:rPr>
        <w:t>=</w:t>
      </w:r>
      <w:r w:rsidR="00D650E1">
        <w:rPr>
          <w:sz w:val="24"/>
          <w:szCs w:val="24"/>
        </w:rPr>
        <w:t xml:space="preserve">391.93,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 xml:space="preserve">(2,212)=20.89,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 xml:space="preserve">(2,212)=6.17, </w:t>
      </w:r>
      <w:r w:rsidR="00D650E1">
        <w:rPr>
          <w:i/>
          <w:iCs/>
          <w:sz w:val="24"/>
          <w:szCs w:val="24"/>
        </w:rPr>
        <w:t>p</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=0.06</w:t>
      </w:r>
      <w:r w:rsidR="006A0C61">
        <w:rPr>
          <w:sz w:val="24"/>
          <w:szCs w:val="24"/>
        </w:rPr>
        <w:t>.</w:t>
      </w:r>
    </w:p>
    <w:p w14:paraId="3FD02E7A" w14:textId="33538696" w:rsidR="00D650E1" w:rsidRDefault="00576389" w:rsidP="00FB4C60">
      <w:pPr>
        <w:spacing w:line="480" w:lineRule="auto"/>
        <w:ind w:firstLine="720"/>
        <w:jc w:val="left"/>
        <w:rPr>
          <w:sz w:val="24"/>
          <w:szCs w:val="24"/>
        </w:rPr>
      </w:pPr>
      <w:r w:rsidRPr="00576389">
        <w:rPr>
          <w:sz w:val="24"/>
          <w:szCs w:val="24"/>
        </w:rPr>
        <w:t>ANOVA</w:t>
      </w:r>
      <w:r w:rsidR="004251E1">
        <w:rPr>
          <w:sz w:val="24"/>
          <w:szCs w:val="24"/>
        </w:rPr>
        <w:t>’s within each age group</w:t>
      </w:r>
      <w:r w:rsidRPr="00576389">
        <w:rPr>
          <w:sz w:val="24"/>
          <w:szCs w:val="24"/>
        </w:rPr>
        <w:t xml:space="preserve"> revealed significant effect</w:t>
      </w:r>
      <w:r w:rsidR="004251E1">
        <w:rPr>
          <w:sz w:val="24"/>
          <w:szCs w:val="24"/>
        </w:rPr>
        <w:t>s</w:t>
      </w:r>
      <w:r w:rsidRPr="00576389">
        <w:rPr>
          <w:sz w:val="24"/>
          <w:szCs w:val="24"/>
        </w:rPr>
        <w:t xml:space="preserve"> of condition</w:t>
      </w:r>
      <w:r w:rsidR="004251E1">
        <w:rPr>
          <w:sz w:val="24"/>
          <w:szCs w:val="24"/>
        </w:rPr>
        <w:t xml:space="preserve"> for </w:t>
      </w:r>
      <w:r w:rsidR="00F85565">
        <w:rPr>
          <w:sz w:val="24"/>
          <w:szCs w:val="24"/>
        </w:rPr>
        <w:t xml:space="preserve">each </w:t>
      </w:r>
      <w:r w:rsidR="004251E1">
        <w:rPr>
          <w:sz w:val="24"/>
          <w:szCs w:val="24"/>
        </w:rPr>
        <w:t>group</w:t>
      </w:r>
      <w:r w:rsidR="005A17EC">
        <w:rPr>
          <w:sz w:val="24"/>
          <w:szCs w:val="24"/>
        </w:rPr>
        <w:t xml:space="preserve"> [</w:t>
      </w:r>
      <w:r w:rsidR="004251E1">
        <w:rPr>
          <w:sz w:val="24"/>
          <w:szCs w:val="24"/>
        </w:rPr>
        <w:t>children</w:t>
      </w:r>
      <w:r w:rsidR="005A17EC">
        <w:rPr>
          <w:sz w:val="24"/>
          <w:szCs w:val="24"/>
        </w:rPr>
        <w:t>:</w:t>
      </w:r>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2,10</w:t>
      </w:r>
      <w:r w:rsidRPr="00576389">
        <w:rPr>
          <w:sz w:val="24"/>
          <w:szCs w:val="24"/>
        </w:rPr>
        <w:t>7</w:t>
      </w:r>
      <w:r w:rsidR="00BE3235">
        <w:rPr>
          <w:sz w:val="24"/>
          <w:szCs w:val="24"/>
        </w:rPr>
        <w:t>)=15</w:t>
      </w:r>
      <w:r w:rsidRPr="00576389">
        <w:rPr>
          <w:sz w:val="24"/>
          <w:szCs w:val="24"/>
        </w:rPr>
        <w:t xml:space="preserve">.40, </w:t>
      </w:r>
      <w:r w:rsidRPr="00576389">
        <w:rPr>
          <w:i/>
          <w:sz w:val="24"/>
          <w:szCs w:val="24"/>
        </w:rPr>
        <w:t>p</w:t>
      </w:r>
      <w:r w:rsidR="00176855">
        <w:rPr>
          <w:sz w:val="24"/>
          <w:szCs w:val="24"/>
        </w:rPr>
        <w:t>&lt;</w:t>
      </w:r>
      <w:r w:rsidRPr="00576389">
        <w:rPr>
          <w:sz w:val="24"/>
          <w:szCs w:val="24"/>
        </w:rPr>
        <w:t xml:space="preserve">0.001, </w:t>
      </w:r>
      <w:r w:rsidRPr="00576389">
        <w:rPr>
          <w:i/>
          <w:sz w:val="24"/>
          <w:szCs w:val="24"/>
        </w:rPr>
        <w:sym w:font="Symbol" w:char="F068"/>
      </w:r>
      <w:r w:rsidRPr="00576389">
        <w:rPr>
          <w:i/>
          <w:sz w:val="24"/>
          <w:szCs w:val="24"/>
          <w:vertAlign w:val="superscript"/>
        </w:rPr>
        <w:t>2</w:t>
      </w:r>
      <w:r w:rsidRPr="00576389">
        <w:rPr>
          <w:i/>
          <w:sz w:val="24"/>
          <w:szCs w:val="24"/>
        </w:rPr>
        <w:t>=</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 xml:space="preserve">(2,105)=10.68, </w:t>
      </w:r>
      <w:r w:rsidR="004251E1">
        <w:rPr>
          <w:i/>
          <w:iCs/>
          <w:sz w:val="24"/>
          <w:szCs w:val="24"/>
        </w:rPr>
        <w:t>p</w:t>
      </w:r>
      <w:r w:rsidR="004251E1">
        <w:rPr>
          <w:sz w:val="24"/>
          <w:szCs w:val="24"/>
        </w:rPr>
        <w:t>&lt;0.001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1837A7" w:rsidRPr="00576389">
        <w:rPr>
          <w:i/>
          <w:sz w:val="24"/>
          <w:szCs w:val="24"/>
        </w:rPr>
        <w:t>=</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r w:rsidR="009706C0">
        <w:rPr>
          <w:sz w:val="24"/>
          <w:szCs w:val="24"/>
        </w:rPr>
        <w:t xml:space="preserve"> chose the highest-value option</w:t>
      </w:r>
      <w:r w:rsidR="007F307C">
        <w:rPr>
          <w:sz w:val="24"/>
          <w:szCs w:val="24"/>
        </w:rPr>
        <w:t xml:space="preserve"> </w:t>
      </w:r>
      <w:r w:rsidR="009706C0" w:rsidRPr="00576389">
        <w:rPr>
          <w:sz w:val="24"/>
          <w:szCs w:val="24"/>
        </w:rPr>
        <w:t xml:space="preserve">more </w:t>
      </w:r>
      <w:r w:rsidR="009706C0">
        <w:rPr>
          <w:sz w:val="24"/>
          <w:szCs w:val="24"/>
        </w:rPr>
        <w:t xml:space="preserve">often </w:t>
      </w:r>
      <w:r w:rsidR="007F307C">
        <w:rPr>
          <w:sz w:val="24"/>
          <w:szCs w:val="24"/>
        </w:rPr>
        <w:t>in the Congruent condition (</w:t>
      </w:r>
      <w:r w:rsidR="007F307C">
        <w:rPr>
          <w:i/>
          <w:iCs/>
          <w:sz w:val="24"/>
          <w:szCs w:val="24"/>
        </w:rPr>
        <w:t>M</w:t>
      </w:r>
      <w:r w:rsidR="007F307C">
        <w:rPr>
          <w:sz w:val="24"/>
          <w:szCs w:val="24"/>
        </w:rPr>
        <w:t xml:space="preserve">=0.53) </w:t>
      </w:r>
      <w:r w:rsidR="009706C0">
        <w:rPr>
          <w:sz w:val="24"/>
          <w:szCs w:val="24"/>
        </w:rPr>
        <w:t>compared to</w:t>
      </w:r>
      <w:r w:rsidR="00BE3235">
        <w:rPr>
          <w:sz w:val="24"/>
          <w:szCs w:val="24"/>
        </w:rPr>
        <w:t xml:space="preserve"> the B</w:t>
      </w:r>
      <w:r w:rsidRPr="00576389">
        <w:rPr>
          <w:sz w:val="24"/>
          <w:szCs w:val="24"/>
        </w:rPr>
        <w:t>aseline</w:t>
      </w:r>
      <w:r w:rsidR="001C5EB7">
        <w:rPr>
          <w:sz w:val="24"/>
          <w:szCs w:val="24"/>
        </w:rPr>
        <w:t xml:space="preserve"> (</w:t>
      </w:r>
      <w:r w:rsidR="001C5EB7" w:rsidRPr="001C5EB7">
        <w:rPr>
          <w:i/>
          <w:sz w:val="24"/>
          <w:szCs w:val="24"/>
        </w:rPr>
        <w:t>M</w:t>
      </w:r>
      <w:r w:rsidR="001C5EB7">
        <w:rPr>
          <w:sz w:val="24"/>
          <w:szCs w:val="24"/>
        </w:rPr>
        <w:t>=0.28)</w:t>
      </w:r>
      <w:r w:rsidRPr="00576389">
        <w:rPr>
          <w:sz w:val="24"/>
          <w:szCs w:val="24"/>
        </w:rPr>
        <w:t xml:space="preserve">, </w:t>
      </w:r>
      <w:r w:rsidRPr="00576389">
        <w:rPr>
          <w:i/>
          <w:sz w:val="24"/>
          <w:szCs w:val="24"/>
        </w:rPr>
        <w:t>t</w:t>
      </w:r>
      <w:r w:rsidR="00BE3235">
        <w:rPr>
          <w:sz w:val="24"/>
          <w:szCs w:val="24"/>
        </w:rPr>
        <w:t>(71)=4.40</w:t>
      </w:r>
      <w:r w:rsidRPr="00576389">
        <w:rPr>
          <w:sz w:val="24"/>
          <w:szCs w:val="24"/>
        </w:rPr>
        <w:t xml:space="preserve">, </w:t>
      </w:r>
      <w:r w:rsidRPr="00576389">
        <w:rPr>
          <w:i/>
          <w:sz w:val="24"/>
          <w:szCs w:val="24"/>
        </w:rPr>
        <w:t>p</w:t>
      </w:r>
      <w:r w:rsidR="00BE3235">
        <w:rPr>
          <w:sz w:val="24"/>
          <w:szCs w:val="24"/>
        </w:rPr>
        <w:t>&lt;0.001</w:t>
      </w:r>
      <w:r w:rsidRPr="00576389">
        <w:rPr>
          <w:sz w:val="24"/>
          <w:szCs w:val="24"/>
        </w:rPr>
        <w:t xml:space="preserve">, </w:t>
      </w:r>
      <w:r w:rsidRPr="00576389">
        <w:rPr>
          <w:i/>
          <w:sz w:val="24"/>
          <w:szCs w:val="24"/>
        </w:rPr>
        <w:t>d</w:t>
      </w:r>
      <w:r w:rsidRPr="00576389">
        <w:rPr>
          <w:sz w:val="24"/>
          <w:szCs w:val="24"/>
        </w:rPr>
        <w:t>=</w:t>
      </w:r>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1C5EB7">
        <w:rPr>
          <w:sz w:val="24"/>
          <w:szCs w:val="24"/>
        </w:rPr>
        <w:t>=0.30)</w:t>
      </w:r>
      <w:r w:rsidRPr="00576389">
        <w:rPr>
          <w:sz w:val="24"/>
          <w:szCs w:val="24"/>
        </w:rPr>
        <w:t xml:space="preserve">, </w:t>
      </w:r>
      <w:r w:rsidRPr="00576389">
        <w:rPr>
          <w:i/>
          <w:sz w:val="24"/>
          <w:szCs w:val="24"/>
        </w:rPr>
        <w:t>t</w:t>
      </w:r>
      <w:r w:rsidR="006C4543">
        <w:rPr>
          <w:sz w:val="24"/>
          <w:szCs w:val="24"/>
        </w:rPr>
        <w:t>(72)=3.93</w:t>
      </w:r>
      <w:r w:rsidRPr="00576389">
        <w:rPr>
          <w:sz w:val="24"/>
          <w:szCs w:val="24"/>
        </w:rPr>
        <w:t xml:space="preserve">, </w:t>
      </w:r>
      <w:r w:rsidRPr="00576389">
        <w:rPr>
          <w:i/>
          <w:sz w:val="24"/>
          <w:szCs w:val="24"/>
        </w:rPr>
        <w:t>p</w:t>
      </w:r>
      <w:r w:rsidRPr="00576389">
        <w:rPr>
          <w:sz w:val="24"/>
          <w:szCs w:val="24"/>
        </w:rPr>
        <w:t xml:space="preserve">&lt;0.001, </w:t>
      </w:r>
      <w:r w:rsidRPr="00576389">
        <w:rPr>
          <w:i/>
          <w:sz w:val="24"/>
          <w:szCs w:val="24"/>
        </w:rPr>
        <w:t>d</w:t>
      </w:r>
      <w:r w:rsidR="006C4543">
        <w:rPr>
          <w:sz w:val="24"/>
          <w:szCs w:val="24"/>
        </w:rPr>
        <w:t>=0.91</w:t>
      </w:r>
      <w:r w:rsidRPr="00576389">
        <w:rPr>
          <w:sz w:val="24"/>
          <w:szCs w:val="24"/>
        </w:rPr>
        <w:t>.</w:t>
      </w:r>
      <w:r w:rsidR="003D53E4">
        <w:rPr>
          <w:sz w:val="24"/>
          <w:szCs w:val="24"/>
        </w:rPr>
        <w:t xml:space="preserve"> </w:t>
      </w:r>
      <w:r w:rsidR="0052242A">
        <w:rPr>
          <w:sz w:val="24"/>
          <w:szCs w:val="24"/>
        </w:rPr>
        <w:t>T</w:t>
      </w:r>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lastRenderedPageBreak/>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71)=0.5</w:t>
      </w:r>
      <w:r w:rsidRPr="00576389">
        <w:rPr>
          <w:sz w:val="24"/>
          <w:szCs w:val="24"/>
        </w:rPr>
        <w:t xml:space="preserve">7, </w:t>
      </w:r>
      <w:r w:rsidRPr="00576389">
        <w:rPr>
          <w:i/>
          <w:sz w:val="24"/>
          <w:szCs w:val="24"/>
        </w:rPr>
        <w:t>p</w:t>
      </w:r>
      <w:r w:rsidR="006C4543">
        <w:rPr>
          <w:sz w:val="24"/>
          <w:szCs w:val="24"/>
        </w:rPr>
        <w:t>=0.569</w:t>
      </w:r>
      <w:r w:rsidRPr="00576389">
        <w:rPr>
          <w:sz w:val="24"/>
          <w:szCs w:val="24"/>
        </w:rPr>
        <w:t xml:space="preserve">, </w:t>
      </w:r>
      <w:r w:rsidRPr="00576389">
        <w:rPr>
          <w:i/>
          <w:sz w:val="24"/>
          <w:szCs w:val="24"/>
        </w:rPr>
        <w:t>d</w:t>
      </w:r>
      <w:r w:rsidR="003D53E4">
        <w:rPr>
          <w:sz w:val="24"/>
          <w:szCs w:val="24"/>
        </w:rPr>
        <w:t>=0.1</w:t>
      </w:r>
      <w:r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176855">
        <w:rPr>
          <w:i/>
          <w:iCs/>
          <w:sz w:val="24"/>
          <w:szCs w:val="24"/>
        </w:rPr>
        <w:t>=</w:t>
      </w:r>
      <w:r w:rsidR="007F307C">
        <w:rPr>
          <w:sz w:val="24"/>
          <w:szCs w:val="24"/>
        </w:rPr>
        <w:t>0.77) cho</w:t>
      </w:r>
      <w:r w:rsidR="00993FFF">
        <w:rPr>
          <w:sz w:val="24"/>
          <w:szCs w:val="24"/>
        </w:rPr>
        <w:t>se</w:t>
      </w:r>
      <w:r w:rsidR="007F307C">
        <w:rPr>
          <w:sz w:val="24"/>
          <w:szCs w:val="24"/>
        </w:rPr>
        <w:t xml:space="preserve"> the best option less than </w:t>
      </w:r>
      <w:r w:rsidR="00993FFF">
        <w:rPr>
          <w:sz w:val="24"/>
          <w:szCs w:val="24"/>
        </w:rPr>
        <w:t xml:space="preserve">both </w:t>
      </w:r>
      <w:r w:rsidR="007F307C">
        <w:rPr>
          <w:sz w:val="24"/>
          <w:szCs w:val="24"/>
        </w:rPr>
        <w:t>the Congruent (</w:t>
      </w:r>
      <w:r w:rsidR="007F307C">
        <w:rPr>
          <w:i/>
          <w:iCs/>
          <w:sz w:val="24"/>
          <w:szCs w:val="24"/>
        </w:rPr>
        <w:t>M</w:t>
      </w:r>
      <w:r w:rsidR="007F307C">
        <w:rPr>
          <w:sz w:val="24"/>
          <w:szCs w:val="24"/>
        </w:rPr>
        <w:t xml:space="preserve">=0.94), </w:t>
      </w:r>
      <w:r w:rsidR="007F307C">
        <w:rPr>
          <w:i/>
          <w:iCs/>
          <w:sz w:val="24"/>
          <w:szCs w:val="24"/>
        </w:rPr>
        <w:t>t</w:t>
      </w:r>
      <w:r w:rsidR="007F307C">
        <w:rPr>
          <w:sz w:val="24"/>
          <w:szCs w:val="24"/>
        </w:rPr>
        <w:t xml:space="preserve">(69)=3.86, </w:t>
      </w:r>
      <w:r w:rsidR="007F307C">
        <w:rPr>
          <w:i/>
          <w:iCs/>
          <w:sz w:val="24"/>
          <w:szCs w:val="24"/>
        </w:rPr>
        <w:t>p</w:t>
      </w:r>
      <w:r w:rsidR="007F307C">
        <w:rPr>
          <w:sz w:val="24"/>
          <w:szCs w:val="24"/>
        </w:rPr>
        <w:t>&lt;0.001,</w:t>
      </w:r>
      <w:r w:rsidR="005A17EC">
        <w:rPr>
          <w:sz w:val="24"/>
          <w:szCs w:val="24"/>
        </w:rPr>
        <w:t xml:space="preserve"> </w:t>
      </w:r>
      <w:r w:rsidR="00176855">
        <w:rPr>
          <w:i/>
          <w:iCs/>
          <w:sz w:val="24"/>
          <w:szCs w:val="24"/>
        </w:rPr>
        <w:t>d</w:t>
      </w:r>
      <w:r w:rsidR="005A17EC">
        <w:rPr>
          <w:sz w:val="24"/>
          <w:szCs w:val="24"/>
        </w:rPr>
        <w:t>=0.92,</w:t>
      </w:r>
      <w:r w:rsidR="007F307C">
        <w:rPr>
          <w:sz w:val="24"/>
          <w:szCs w:val="24"/>
        </w:rPr>
        <w:t xml:space="preserve"> </w:t>
      </w:r>
      <w:r w:rsidR="00993FFF">
        <w:rPr>
          <w:sz w:val="24"/>
          <w:szCs w:val="24"/>
        </w:rPr>
        <w:t>and</w:t>
      </w:r>
      <w:r w:rsidR="007F307C">
        <w:rPr>
          <w:sz w:val="24"/>
          <w:szCs w:val="24"/>
        </w:rPr>
        <w:t xml:space="preserve"> Baseline condition</w:t>
      </w:r>
      <w:r w:rsidR="009706C0">
        <w:rPr>
          <w:sz w:val="24"/>
          <w:szCs w:val="24"/>
        </w:rPr>
        <w:t>s</w:t>
      </w:r>
      <w:r w:rsidR="00772C3F">
        <w:rPr>
          <w:sz w:val="24"/>
          <w:szCs w:val="24"/>
        </w:rPr>
        <w:t xml:space="preserve"> (</w:t>
      </w:r>
      <w:r w:rsidR="00772C3F">
        <w:rPr>
          <w:i/>
          <w:iCs/>
          <w:sz w:val="24"/>
          <w:szCs w:val="24"/>
        </w:rPr>
        <w:t>M</w:t>
      </w:r>
      <w:r w:rsidR="00772C3F">
        <w:rPr>
          <w:sz w:val="24"/>
          <w:szCs w:val="24"/>
        </w:rPr>
        <w:t>=0.91)</w:t>
      </w:r>
      <w:r w:rsidR="007F307C">
        <w:rPr>
          <w:sz w:val="24"/>
          <w:szCs w:val="24"/>
        </w:rPr>
        <w:t xml:space="preserve">, </w:t>
      </w:r>
      <w:r w:rsidR="007F307C">
        <w:rPr>
          <w:i/>
          <w:iCs/>
          <w:sz w:val="24"/>
          <w:szCs w:val="24"/>
        </w:rPr>
        <w:t>t</w:t>
      </w:r>
      <w:r w:rsidR="007F307C">
        <w:rPr>
          <w:sz w:val="24"/>
          <w:szCs w:val="24"/>
        </w:rPr>
        <w:t xml:space="preserve">(69)=2.94, </w:t>
      </w:r>
      <w:r w:rsidR="007F307C">
        <w:rPr>
          <w:i/>
          <w:iCs/>
          <w:sz w:val="24"/>
          <w:szCs w:val="24"/>
        </w:rPr>
        <w:t>p</w:t>
      </w:r>
      <w:r w:rsidR="007F307C">
        <w:rPr>
          <w:sz w:val="24"/>
          <w:szCs w:val="24"/>
        </w:rPr>
        <w:t>=0.004</w:t>
      </w:r>
      <w:r w:rsidR="005A17EC">
        <w:rPr>
          <w:sz w:val="24"/>
          <w:szCs w:val="24"/>
        </w:rPr>
        <w:t xml:space="preserve">, </w:t>
      </w:r>
      <w:r w:rsidR="005A17EC">
        <w:rPr>
          <w:i/>
          <w:iCs/>
          <w:sz w:val="24"/>
          <w:szCs w:val="24"/>
        </w:rPr>
        <w:t>d</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 xml:space="preserve">72)=1.50, </w:t>
      </w:r>
      <w:r w:rsidR="007F307C">
        <w:rPr>
          <w:i/>
          <w:iCs/>
          <w:sz w:val="24"/>
          <w:szCs w:val="24"/>
        </w:rPr>
        <w:t>p</w:t>
      </w:r>
      <w:r w:rsidR="007F307C">
        <w:rPr>
          <w:sz w:val="24"/>
          <w:szCs w:val="24"/>
        </w:rPr>
        <w:t>=0.137</w:t>
      </w:r>
      <w:r w:rsidR="005A17EC">
        <w:rPr>
          <w:sz w:val="24"/>
          <w:szCs w:val="24"/>
        </w:rPr>
        <w:t xml:space="preserve">, </w:t>
      </w:r>
      <w:r w:rsidR="005A17EC">
        <w:rPr>
          <w:i/>
          <w:iCs/>
          <w:sz w:val="24"/>
          <w:szCs w:val="24"/>
        </w:rPr>
        <w:t>d</w:t>
      </w:r>
      <w:r w:rsidR="005A17EC">
        <w:rPr>
          <w:sz w:val="24"/>
          <w:szCs w:val="24"/>
        </w:rPr>
        <w:t>=0.35</w:t>
      </w:r>
      <w:r w:rsidR="007F307C">
        <w:rPr>
          <w:sz w:val="24"/>
          <w:szCs w:val="24"/>
        </w:rPr>
        <w:t>.</w:t>
      </w:r>
    </w:p>
    <w:p w14:paraId="3093D7F0" w14:textId="398A9F2C" w:rsidR="00F66B04" w:rsidRPr="001D39B2" w:rsidRDefault="00241CCB" w:rsidP="0017685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in which the lowest</w:t>
      </w:r>
      <w:r w:rsidR="00E27194">
        <w:rPr>
          <w:sz w:val="24"/>
          <w:szCs w:val="24"/>
        </w:rPr>
        <w:t>-</w:t>
      </w:r>
      <w:r w:rsidR="00576389" w:rsidRPr="00576389">
        <w:rPr>
          <w:sz w:val="24"/>
          <w:szCs w:val="24"/>
        </w:rPr>
        <w:t xml:space="preserve">valued option </w:t>
      </w:r>
      <w:r w:rsidR="00A1123B">
        <w:rPr>
          <w:sz w:val="24"/>
          <w:szCs w:val="24"/>
        </w:rPr>
        <w:t>was chosen</w:t>
      </w:r>
      <w:r>
        <w:rPr>
          <w:sz w:val="24"/>
          <w:szCs w:val="24"/>
        </w:rPr>
        <w:t xml:space="preserve"> was analyzed </w:t>
      </w:r>
      <w:r w:rsidR="007F307C">
        <w:rPr>
          <w:sz w:val="24"/>
          <w:szCs w:val="24"/>
        </w:rPr>
        <w:t>to test</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r w:rsidR="006A0C61">
        <w:rPr>
          <w:sz w:val="24"/>
          <w:szCs w:val="24"/>
        </w:rPr>
        <w:t>A 3x2 (a</w:t>
      </w:r>
      <w:r w:rsidR="0052242A">
        <w:rPr>
          <w:sz w:val="24"/>
          <w:szCs w:val="24"/>
        </w:rPr>
        <w:t>ge</w:t>
      </w:r>
      <w:r w:rsidR="006A0C61">
        <w:rPr>
          <w:sz w:val="24"/>
          <w:szCs w:val="24"/>
        </w:rPr>
        <w:t xml:space="preserve"> by condition) ANOVA revealed a main effect of age group</w:t>
      </w:r>
      <w:r w:rsidR="007F307C">
        <w:rPr>
          <w:sz w:val="24"/>
          <w:szCs w:val="24"/>
        </w:rPr>
        <w:t xml:space="preserve">, </w:t>
      </w:r>
      <w:r w:rsidR="007F307C">
        <w:rPr>
          <w:i/>
          <w:iCs/>
          <w:sz w:val="24"/>
          <w:szCs w:val="24"/>
        </w:rPr>
        <w:t>F</w:t>
      </w:r>
      <w:r w:rsidR="007F307C">
        <w:rPr>
          <w:sz w:val="24"/>
          <w:szCs w:val="24"/>
        </w:rPr>
        <w:t xml:space="preserve">(1,212)=55.84, </w:t>
      </w:r>
      <w:r w:rsidR="007F307C">
        <w:rPr>
          <w:i/>
          <w:iCs/>
          <w:sz w:val="24"/>
          <w:szCs w:val="24"/>
        </w:rPr>
        <w:t>p</w:t>
      </w:r>
      <w:r w:rsidR="007F307C">
        <w:rPr>
          <w:sz w:val="24"/>
          <w:szCs w:val="24"/>
        </w:rPr>
        <w:t>&lt;0.001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 xml:space="preserve">(2,212)=13.68, </w:t>
      </w:r>
      <w:r w:rsidR="007F307C">
        <w:rPr>
          <w:i/>
          <w:iCs/>
          <w:sz w:val="24"/>
          <w:szCs w:val="24"/>
        </w:rPr>
        <w:t>p</w:t>
      </w:r>
      <w:r w:rsidR="007F307C">
        <w:rPr>
          <w:sz w:val="24"/>
          <w:szCs w:val="24"/>
        </w:rPr>
        <w:t>&lt;0.001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 xml:space="preserve">(2,212)=3.58, </w:t>
      </w:r>
      <w:r w:rsidR="007F307C">
        <w:rPr>
          <w:i/>
          <w:iCs/>
          <w:sz w:val="24"/>
          <w:szCs w:val="24"/>
        </w:rPr>
        <w:t>p</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r w:rsidR="008A7956">
        <w:rPr>
          <w:sz w:val="24"/>
          <w:szCs w:val="24"/>
        </w:rPr>
        <w:t xml:space="preserve">also </w:t>
      </w:r>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2,107)=5</w:t>
      </w:r>
      <w:r w:rsidR="00576389" w:rsidRPr="00576389">
        <w:rPr>
          <w:sz w:val="24"/>
          <w:szCs w:val="24"/>
        </w:rPr>
        <w:t xml:space="preserve">.24, </w:t>
      </w:r>
      <w:r w:rsidR="00576389" w:rsidRPr="00576389">
        <w:rPr>
          <w:i/>
          <w:sz w:val="24"/>
          <w:szCs w:val="24"/>
        </w:rPr>
        <w:t>p</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w:t>
      </w:r>
      <w:r w:rsidR="00576389" w:rsidRPr="00576389">
        <w:rPr>
          <w:sz w:val="24"/>
          <w:szCs w:val="24"/>
        </w:rPr>
        <w:t>0.0</w:t>
      </w:r>
      <w:r w:rsidR="006973B5">
        <w:rPr>
          <w:sz w:val="24"/>
          <w:szCs w:val="24"/>
        </w:rPr>
        <w:t>9</w:t>
      </w:r>
      <w:r w:rsidR="0052242A">
        <w:rPr>
          <w:sz w:val="24"/>
          <w:szCs w:val="24"/>
        </w:rPr>
        <w:t>;</w:t>
      </w:r>
      <w:r w:rsidR="00F66B04">
        <w:rPr>
          <w:sz w:val="24"/>
          <w:szCs w:val="24"/>
        </w:rPr>
        <w:t xml:space="preserve"> adults</w:t>
      </w:r>
      <w:r w:rsidR="007328EF">
        <w:rPr>
          <w:sz w:val="24"/>
          <w:szCs w:val="24"/>
        </w:rPr>
        <w:t>:</w:t>
      </w:r>
      <w:r w:rsidR="00F66B04">
        <w:rPr>
          <w:sz w:val="24"/>
          <w:szCs w:val="24"/>
        </w:rPr>
        <w:t xml:space="preserve"> </w:t>
      </w:r>
      <w:r w:rsidR="00F66B04">
        <w:rPr>
          <w:i/>
          <w:iCs/>
          <w:sz w:val="24"/>
          <w:szCs w:val="24"/>
        </w:rPr>
        <w:t>F</w:t>
      </w:r>
      <w:r w:rsidR="00F66B04">
        <w:rPr>
          <w:sz w:val="24"/>
          <w:szCs w:val="24"/>
        </w:rPr>
        <w:t xml:space="preserve">(2,105)=10.88, </w:t>
      </w:r>
      <w:r w:rsidR="00F66B04">
        <w:rPr>
          <w:i/>
          <w:iCs/>
          <w:sz w:val="24"/>
          <w:szCs w:val="24"/>
        </w:rPr>
        <w:t>p</w:t>
      </w:r>
      <w:r w:rsidR="00F66B04">
        <w:rPr>
          <w:sz w:val="24"/>
          <w:szCs w:val="24"/>
        </w:rPr>
        <w:t>&lt;0.001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B14E5D" w:rsidRPr="00576389">
        <w:rPr>
          <w:i/>
          <w:sz w:val="24"/>
          <w:szCs w:val="24"/>
        </w:rPr>
        <w:t>=</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sz w:val="24"/>
          <w:szCs w:val="24"/>
        </w:rPr>
        <w:t>=0.23)</w:t>
      </w:r>
      <w:r>
        <w:rPr>
          <w:sz w:val="24"/>
          <w:szCs w:val="24"/>
        </w:rPr>
        <w:t xml:space="preserve">, </w:t>
      </w:r>
      <w:r w:rsidRPr="00576389">
        <w:rPr>
          <w:i/>
          <w:sz w:val="24"/>
          <w:szCs w:val="24"/>
        </w:rPr>
        <w:t>t</w:t>
      </w:r>
      <w:r>
        <w:rPr>
          <w:sz w:val="24"/>
          <w:szCs w:val="24"/>
        </w:rPr>
        <w:t>(71)=3.22</w:t>
      </w:r>
      <w:r w:rsidRPr="00576389">
        <w:rPr>
          <w:sz w:val="24"/>
          <w:szCs w:val="24"/>
        </w:rPr>
        <w:t xml:space="preserve">, </w:t>
      </w:r>
      <w:r w:rsidRPr="00576389">
        <w:rPr>
          <w:i/>
          <w:sz w:val="24"/>
          <w:szCs w:val="24"/>
        </w:rPr>
        <w:t>p</w:t>
      </w:r>
      <w:r>
        <w:rPr>
          <w:sz w:val="24"/>
          <w:szCs w:val="24"/>
        </w:rPr>
        <w:t>=0.002</w:t>
      </w:r>
      <w:r w:rsidRPr="00576389">
        <w:rPr>
          <w:sz w:val="24"/>
          <w:szCs w:val="24"/>
        </w:rPr>
        <w:t xml:space="preserve">, </w:t>
      </w:r>
      <w:r w:rsidRPr="00576389">
        <w:rPr>
          <w:i/>
          <w:sz w:val="24"/>
          <w:szCs w:val="24"/>
        </w:rPr>
        <w:t>d</w:t>
      </w:r>
      <w:r w:rsidRPr="00576389">
        <w:rPr>
          <w:sz w:val="24"/>
          <w:szCs w:val="24"/>
        </w:rPr>
        <w:t>=</w:t>
      </w:r>
      <w:r w:rsidR="00783AB5">
        <w:rPr>
          <w:sz w:val="24"/>
          <w:szCs w:val="24"/>
        </w:rPr>
        <w:t>0.75</w:t>
      </w:r>
      <w:r>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A7432C">
        <w:rPr>
          <w:sz w:val="24"/>
          <w:szCs w:val="24"/>
        </w:rPr>
        <w:t>=0.25)</w:t>
      </w:r>
      <w:r>
        <w:rPr>
          <w:sz w:val="24"/>
          <w:szCs w:val="24"/>
        </w:rPr>
        <w:t xml:space="preserve">, </w:t>
      </w:r>
      <w:r w:rsidRPr="00576389">
        <w:rPr>
          <w:i/>
          <w:sz w:val="24"/>
          <w:szCs w:val="24"/>
        </w:rPr>
        <w:t>t</w:t>
      </w:r>
      <w:r>
        <w:rPr>
          <w:sz w:val="24"/>
          <w:szCs w:val="24"/>
        </w:rPr>
        <w:t>(72)=2.60</w:t>
      </w:r>
      <w:r w:rsidRPr="00576389">
        <w:rPr>
          <w:sz w:val="24"/>
          <w:szCs w:val="24"/>
        </w:rPr>
        <w:t xml:space="preserve">, </w:t>
      </w:r>
      <w:r w:rsidRPr="00576389">
        <w:rPr>
          <w:i/>
          <w:sz w:val="24"/>
          <w:szCs w:val="24"/>
        </w:rPr>
        <w:t>p</w:t>
      </w:r>
      <w:r>
        <w:rPr>
          <w:sz w:val="24"/>
          <w:szCs w:val="24"/>
        </w:rPr>
        <w:t>=0.011</w:t>
      </w:r>
      <w:r w:rsidRPr="00576389">
        <w:rPr>
          <w:sz w:val="24"/>
          <w:szCs w:val="24"/>
        </w:rPr>
        <w:t xml:space="preserve">, </w:t>
      </w:r>
      <w:r w:rsidRPr="00576389">
        <w:rPr>
          <w:i/>
          <w:sz w:val="24"/>
          <w:szCs w:val="24"/>
        </w:rPr>
        <w:t>d</w:t>
      </w:r>
      <w:r w:rsidRPr="00576389">
        <w:rPr>
          <w:sz w:val="24"/>
          <w:szCs w:val="24"/>
        </w:rPr>
        <w:t>=</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71)=0.65</w:t>
      </w:r>
      <w:r w:rsidRPr="00576389">
        <w:rPr>
          <w:sz w:val="24"/>
          <w:szCs w:val="24"/>
        </w:rPr>
        <w:t xml:space="preserve">, </w:t>
      </w:r>
      <w:r w:rsidRPr="00576389">
        <w:rPr>
          <w:i/>
          <w:sz w:val="24"/>
          <w:szCs w:val="24"/>
        </w:rPr>
        <w:t>p</w:t>
      </w:r>
      <w:r>
        <w:rPr>
          <w:sz w:val="24"/>
          <w:szCs w:val="24"/>
        </w:rPr>
        <w:t>=0.516</w:t>
      </w:r>
      <w:r w:rsidRPr="00576389">
        <w:rPr>
          <w:sz w:val="24"/>
          <w:szCs w:val="24"/>
        </w:rPr>
        <w:t xml:space="preserve">, </w:t>
      </w:r>
      <w:r w:rsidRPr="00576389">
        <w:rPr>
          <w:i/>
          <w:sz w:val="24"/>
          <w:szCs w:val="24"/>
        </w:rPr>
        <w:t>d</w:t>
      </w:r>
      <w:r w:rsidRPr="00576389">
        <w:rPr>
          <w:sz w:val="24"/>
          <w:szCs w:val="24"/>
        </w:rPr>
        <w:t>=</w:t>
      </w:r>
      <w:r w:rsidR="00783AB5">
        <w:rPr>
          <w:sz w:val="24"/>
          <w:szCs w:val="24"/>
        </w:rPr>
        <w:t>0.15</w:t>
      </w:r>
      <w:r>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F66B04">
        <w:rPr>
          <w:sz w:val="24"/>
          <w:szCs w:val="24"/>
        </w:rPr>
        <w:t>=0.17) chose the lowest</w:t>
      </w:r>
      <w:r w:rsidR="00E27194">
        <w:rPr>
          <w:sz w:val="24"/>
          <w:szCs w:val="24"/>
        </w:rPr>
        <w:t>-</w:t>
      </w:r>
      <w:r w:rsidR="00F66B04">
        <w:rPr>
          <w:sz w:val="24"/>
          <w:szCs w:val="24"/>
        </w:rPr>
        <w:t>value option more often than both the Congruent (</w:t>
      </w:r>
      <w:r w:rsidR="00F66B04">
        <w:rPr>
          <w:i/>
          <w:iCs/>
          <w:sz w:val="24"/>
          <w:szCs w:val="24"/>
        </w:rPr>
        <w:t>M</w:t>
      </w:r>
      <w:r w:rsidR="00F66B04">
        <w:rPr>
          <w:sz w:val="24"/>
          <w:szCs w:val="24"/>
        </w:rPr>
        <w:t xml:space="preserve">=0.02), </w:t>
      </w:r>
      <w:r w:rsidR="00F66B04">
        <w:rPr>
          <w:i/>
          <w:iCs/>
          <w:sz w:val="24"/>
          <w:szCs w:val="24"/>
        </w:rPr>
        <w:t>t</w:t>
      </w:r>
      <w:r w:rsidR="00F66B04">
        <w:rPr>
          <w:sz w:val="24"/>
          <w:szCs w:val="24"/>
        </w:rPr>
        <w:t xml:space="preserve">(69)=3.40, </w:t>
      </w:r>
      <w:r w:rsidR="00F66B04">
        <w:rPr>
          <w:i/>
          <w:iCs/>
          <w:sz w:val="24"/>
          <w:szCs w:val="24"/>
        </w:rPr>
        <w:t>p</w:t>
      </w:r>
      <w:r w:rsidR="00F66B04">
        <w:rPr>
          <w:sz w:val="24"/>
          <w:szCs w:val="24"/>
        </w:rPr>
        <w:t>=0.001,</w:t>
      </w:r>
      <w:r w:rsidR="005A1E82">
        <w:rPr>
          <w:sz w:val="24"/>
          <w:szCs w:val="24"/>
        </w:rPr>
        <w:t xml:space="preserve"> </w:t>
      </w:r>
      <w:r w:rsidR="005A1E82">
        <w:rPr>
          <w:i/>
          <w:iCs/>
          <w:sz w:val="24"/>
          <w:szCs w:val="24"/>
        </w:rPr>
        <w:t>d</w:t>
      </w:r>
      <w:r w:rsidR="005A1E82">
        <w:rPr>
          <w:sz w:val="24"/>
          <w:szCs w:val="24"/>
        </w:rPr>
        <w:t>=0.81,</w:t>
      </w:r>
      <w:r w:rsidR="00F66B04">
        <w:rPr>
          <w:sz w:val="24"/>
          <w:szCs w:val="24"/>
        </w:rPr>
        <w:t xml:space="preserve"> and the Baseline condition</w:t>
      </w:r>
      <w:r w:rsidR="00342A89">
        <w:rPr>
          <w:sz w:val="24"/>
          <w:szCs w:val="24"/>
        </w:rPr>
        <w:t>s</w:t>
      </w:r>
      <w:r w:rsidR="00F66B04">
        <w:rPr>
          <w:sz w:val="24"/>
          <w:szCs w:val="24"/>
        </w:rPr>
        <w:t xml:space="preserve"> (</w:t>
      </w:r>
      <w:r w:rsidR="00F66B04">
        <w:rPr>
          <w:i/>
          <w:iCs/>
          <w:sz w:val="24"/>
          <w:szCs w:val="24"/>
        </w:rPr>
        <w:t>M</w:t>
      </w:r>
      <w:r w:rsidR="00F66B04">
        <w:rPr>
          <w:sz w:val="24"/>
          <w:szCs w:val="24"/>
        </w:rPr>
        <w:t xml:space="preserve">=0.03), </w:t>
      </w:r>
      <w:r w:rsidR="00F66B04">
        <w:rPr>
          <w:i/>
          <w:iCs/>
          <w:sz w:val="24"/>
          <w:szCs w:val="24"/>
        </w:rPr>
        <w:t>t</w:t>
      </w:r>
      <w:r w:rsidR="00F66B04">
        <w:rPr>
          <w:sz w:val="24"/>
          <w:szCs w:val="24"/>
        </w:rPr>
        <w:t xml:space="preserve">(69)=3.23, </w:t>
      </w:r>
      <w:r w:rsidR="00F66B04">
        <w:rPr>
          <w:i/>
          <w:iCs/>
          <w:sz w:val="24"/>
          <w:szCs w:val="24"/>
        </w:rPr>
        <w:t>p</w:t>
      </w:r>
      <w:r w:rsidR="00F66B04">
        <w:rPr>
          <w:sz w:val="24"/>
          <w:szCs w:val="24"/>
        </w:rPr>
        <w:t>=0.002</w:t>
      </w:r>
      <w:r w:rsidR="005A1E82">
        <w:rPr>
          <w:sz w:val="24"/>
          <w:szCs w:val="24"/>
        </w:rPr>
        <w:t xml:space="preserve">, </w:t>
      </w:r>
      <w:r w:rsidR="005A1E82">
        <w:rPr>
          <w:i/>
          <w:iCs/>
          <w:sz w:val="24"/>
          <w:szCs w:val="24"/>
        </w:rPr>
        <w:t>d</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 xml:space="preserve">72)=1.03, </w:t>
      </w:r>
      <w:r w:rsidR="001D39B2">
        <w:rPr>
          <w:i/>
          <w:iCs/>
          <w:sz w:val="24"/>
          <w:szCs w:val="24"/>
        </w:rPr>
        <w:t>p</w:t>
      </w:r>
      <w:r w:rsidR="001D39B2">
        <w:rPr>
          <w:sz w:val="24"/>
          <w:szCs w:val="24"/>
        </w:rPr>
        <w:t>=0.308</w:t>
      </w:r>
      <w:r w:rsidR="005A1E82">
        <w:rPr>
          <w:sz w:val="24"/>
          <w:szCs w:val="24"/>
        </w:rPr>
        <w:t xml:space="preserve">, </w:t>
      </w:r>
      <w:r w:rsidR="005A1E82">
        <w:rPr>
          <w:i/>
          <w:iCs/>
          <w:sz w:val="24"/>
          <w:szCs w:val="24"/>
        </w:rPr>
        <w:t>d</w:t>
      </w:r>
      <w:r w:rsidR="005A1E82">
        <w:rPr>
          <w:sz w:val="24"/>
          <w:szCs w:val="24"/>
        </w:rPr>
        <w:t>=0.24</w:t>
      </w:r>
      <w:r w:rsidR="001D39B2">
        <w:rPr>
          <w:sz w:val="24"/>
          <w:szCs w:val="24"/>
        </w:rPr>
        <w:t>.</w:t>
      </w:r>
    </w:p>
    <w:p w14:paraId="32CFCEF5" w14:textId="1722F8E8" w:rsidR="00574F4D" w:rsidRDefault="00D644A1" w:rsidP="00D644A1">
      <w:pPr>
        <w:spacing w:line="480" w:lineRule="auto"/>
        <w:ind w:firstLine="720"/>
        <w:jc w:val="left"/>
        <w:rPr>
          <w:sz w:val="24"/>
          <w:szCs w:val="24"/>
        </w:rPr>
      </w:pPr>
      <w:r>
        <w:rPr>
          <w:sz w:val="24"/>
          <w:szCs w:val="24"/>
        </w:rPr>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r w:rsidR="00E27194">
        <w:rPr>
          <w:sz w:val="24"/>
          <w:szCs w:val="24"/>
        </w:rPr>
        <w:t>s</w:t>
      </w:r>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was selected more frequently, compared to the</w:t>
      </w:r>
      <w:r w:rsidR="007F3C76">
        <w:rPr>
          <w:sz w:val="24"/>
          <w:szCs w:val="24"/>
        </w:rPr>
        <w:t xml:space="preserve"> other conditions. The pattern of results </w:t>
      </w:r>
      <w:r w:rsidR="00574F4D">
        <w:rPr>
          <w:sz w:val="24"/>
          <w:szCs w:val="24"/>
        </w:rPr>
        <w:t>in</w:t>
      </w:r>
      <w:r w:rsidR="007F3C76">
        <w:rPr>
          <w:sz w:val="24"/>
          <w:szCs w:val="24"/>
        </w:rPr>
        <w:t xml:space="preserve"> children is more </w:t>
      </w:r>
      <w:r w:rsidR="00574F4D">
        <w:rPr>
          <w:sz w:val="24"/>
          <w:szCs w:val="24"/>
        </w:rPr>
        <w:t>complicated</w:t>
      </w:r>
      <w:r w:rsidR="007F3C76">
        <w:rPr>
          <w:sz w:val="24"/>
          <w:szCs w:val="24"/>
        </w:rPr>
        <w:t xml:space="preserve">. </w:t>
      </w:r>
      <w:r>
        <w:rPr>
          <w:sz w:val="24"/>
          <w:szCs w:val="24"/>
        </w:rPr>
        <w:t>S</w:t>
      </w:r>
      <w:r w:rsidR="00576389" w:rsidRPr="00576389">
        <w:rPr>
          <w:sz w:val="24"/>
          <w:szCs w:val="24"/>
        </w:rPr>
        <w:t>aliency facilita</w:t>
      </w:r>
      <w:r w:rsidR="00783AB5">
        <w:rPr>
          <w:sz w:val="24"/>
          <w:szCs w:val="24"/>
        </w:rPr>
        <w:t xml:space="preserve">ted </w:t>
      </w:r>
      <w:r w:rsidR="00574F4D">
        <w:rPr>
          <w:sz w:val="24"/>
          <w:szCs w:val="24"/>
        </w:rPr>
        <w:t>choosing the highest option</w:t>
      </w:r>
      <w:r w:rsidR="00783AB5">
        <w:rPr>
          <w:sz w:val="24"/>
          <w:szCs w:val="24"/>
        </w:rPr>
        <w:t xml:space="preserve"> in the C</w:t>
      </w:r>
      <w:r w:rsidR="00576389" w:rsidRPr="00576389">
        <w:rPr>
          <w:sz w:val="24"/>
          <w:szCs w:val="24"/>
        </w:rPr>
        <w:t>ongruent condition</w:t>
      </w:r>
      <w:r>
        <w:rPr>
          <w:sz w:val="24"/>
          <w:szCs w:val="24"/>
        </w:rPr>
        <w:t xml:space="preserve">, </w:t>
      </w:r>
      <w:r>
        <w:rPr>
          <w:sz w:val="24"/>
          <w:szCs w:val="24"/>
        </w:rPr>
        <w:lastRenderedPageBreak/>
        <w:t>but</w:t>
      </w:r>
      <w:r w:rsidR="00574F4D">
        <w:rPr>
          <w:sz w:val="24"/>
          <w:szCs w:val="24"/>
        </w:rPr>
        <w:t xml:space="preserve"> had no effect in the Competition condition: the salient option was selected neither more frequently (which would be expected if choices were purely salience</w:t>
      </w:r>
      <w:r w:rsidR="008A7956">
        <w:rPr>
          <w:sz w:val="24"/>
          <w:szCs w:val="24"/>
        </w:rPr>
        <w:t>-</w:t>
      </w:r>
      <w:r w:rsidR="00574F4D">
        <w:rPr>
          <w:sz w:val="24"/>
          <w:szCs w:val="24"/>
        </w:rPr>
        <w:t>driven) nor less frequently (which would be expected if salience facilitated learning)</w:t>
      </w:r>
      <w:r w:rsidR="00644D3F">
        <w:rPr>
          <w:sz w:val="24"/>
          <w:szCs w:val="24"/>
        </w:rPr>
        <w:t xml:space="preserve">. </w:t>
      </w:r>
    </w:p>
    <w:p w14:paraId="69434C64" w14:textId="77777777" w:rsidR="00356491" w:rsidRDefault="007B089C" w:rsidP="007B089C">
      <w:pPr>
        <w:spacing w:line="480" w:lineRule="auto"/>
        <w:ind w:firstLine="0"/>
        <w:jc w:val="left"/>
        <w:rPr>
          <w:i/>
          <w:sz w:val="24"/>
          <w:szCs w:val="24"/>
        </w:rPr>
      </w:pPr>
      <w:r>
        <w:rPr>
          <w:i/>
          <w:sz w:val="24"/>
          <w:szCs w:val="24"/>
        </w:rPr>
        <w:t>Switch proportions</w:t>
      </w:r>
    </w:p>
    <w:p w14:paraId="55D68BCB" w14:textId="48F797A5" w:rsidR="00272A0D" w:rsidRDefault="00644D3F" w:rsidP="00A204E2">
      <w:pPr>
        <w:spacing w:line="480" w:lineRule="auto"/>
        <w:ind w:firstLine="720"/>
        <w:jc w:val="left"/>
        <w:rPr>
          <w:sz w:val="24"/>
          <w:szCs w:val="24"/>
        </w:rPr>
      </w:pPr>
      <w:r>
        <w:rPr>
          <w:sz w:val="24"/>
          <w:szCs w:val="24"/>
        </w:rPr>
        <w:t>To further examine effects of salience, w</w:t>
      </w:r>
      <w:r w:rsidR="00221EBD">
        <w:rPr>
          <w:sz w:val="24"/>
          <w:szCs w:val="24"/>
        </w:rPr>
        <w:t xml:space="preserve">e </w:t>
      </w:r>
      <w:r w:rsidR="00A215A0">
        <w:rPr>
          <w:sz w:val="24"/>
          <w:szCs w:val="24"/>
        </w:rPr>
        <w:t xml:space="preserve">analyzed </w:t>
      </w:r>
      <w:r w:rsidR="00221EBD">
        <w:rPr>
          <w:sz w:val="24"/>
          <w:szCs w:val="24"/>
        </w:rPr>
        <w:t xml:space="preserve">the proportion of trials </w:t>
      </w:r>
      <w:r w:rsidR="00A215A0">
        <w:rPr>
          <w:sz w:val="24"/>
          <w:szCs w:val="24"/>
        </w:rPr>
        <w:t>that</w:t>
      </w:r>
      <w:r w:rsidR="00221EBD">
        <w:rPr>
          <w:sz w:val="24"/>
          <w:szCs w:val="24"/>
        </w:rPr>
        <w:t xml:space="preserve">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r w:rsidR="007F3C76">
        <w:rPr>
          <w:sz w:val="24"/>
          <w:szCs w:val="24"/>
        </w:rPr>
        <w:t xml:space="preserve">children </w:t>
      </w:r>
      <w:r w:rsidR="00F62330">
        <w:rPr>
          <w:sz w:val="24"/>
          <w:szCs w:val="24"/>
        </w:rPr>
        <w:t xml:space="preserve">to switch often and systematically. </w:t>
      </w:r>
      <w:r w:rsidR="00A204E2">
        <w:rPr>
          <w:sz w:val="24"/>
          <w:szCs w:val="24"/>
        </w:rPr>
        <w:t>While, because outcomes we</w:t>
      </w:r>
      <w:r w:rsidR="00A204E2" w:rsidRPr="00822371">
        <w:rPr>
          <w:sz w:val="24"/>
          <w:szCs w:val="24"/>
        </w:rPr>
        <w:t xml:space="preserve">re stable, low levels of exploration would </w:t>
      </w:r>
      <w:r w:rsidR="00A204E2">
        <w:rPr>
          <w:sz w:val="24"/>
          <w:szCs w:val="24"/>
        </w:rPr>
        <w:t>usually be expected</w:t>
      </w:r>
      <w:r w:rsidR="00F62330">
        <w:rPr>
          <w:sz w:val="24"/>
          <w:szCs w:val="24"/>
        </w:rPr>
        <w:t>,</w:t>
      </w:r>
      <w:r w:rsidR="00A215A0">
        <w:rPr>
          <w:sz w:val="24"/>
          <w:szCs w:val="24"/>
        </w:rPr>
        <w:t xml:space="preserve"> a previous study showed that </w:t>
      </w:r>
      <w:r w:rsidR="00221EBD">
        <w:rPr>
          <w:sz w:val="24"/>
          <w:szCs w:val="24"/>
        </w:rPr>
        <w:t>children tend</w:t>
      </w:r>
      <w:r w:rsidR="007C32C6">
        <w:rPr>
          <w:sz w:val="24"/>
          <w:szCs w:val="24"/>
        </w:rPr>
        <w:t>ed</w:t>
      </w:r>
      <w:r w:rsidR="00221EBD">
        <w:rPr>
          <w:sz w:val="24"/>
          <w:szCs w:val="24"/>
        </w:rPr>
        <w:t xml:space="preserve"> to switch extremely often</w:t>
      </w:r>
      <w:r w:rsidR="00A215A0">
        <w:rPr>
          <w:sz w:val="24"/>
          <w:szCs w:val="24"/>
        </w:rPr>
        <w:t xml:space="preserve"> (Blanco &amp; Sloutsky, 2019 </w:t>
      </w:r>
      <w:r w:rsidR="00A215A0">
        <w:rPr>
          <w:i/>
          <w:iCs/>
          <w:sz w:val="24"/>
          <w:szCs w:val="24"/>
        </w:rPr>
        <w:t>PsyArXiv</w:t>
      </w:r>
      <w:r w:rsidR="00A215A0">
        <w:rPr>
          <w:sz w:val="24"/>
          <w:szCs w:val="24"/>
        </w:rPr>
        <w:t>)</w:t>
      </w:r>
      <w:r w:rsidR="00221EBD">
        <w:rPr>
          <w:sz w:val="24"/>
          <w:szCs w:val="24"/>
        </w:rPr>
        <w:t>—consistent with</w:t>
      </w:r>
      <w:r w:rsidR="00EE4A81">
        <w:rPr>
          <w:sz w:val="24"/>
          <w:szCs w:val="24"/>
        </w:rPr>
        <w:t xml:space="preserve"> highly</w:t>
      </w:r>
      <w:r w:rsidR="00221EBD">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22BDC111" w14:textId="77777777" w:rsidR="00465E60" w:rsidRDefault="00465E60" w:rsidP="00B378D3">
      <w:pPr>
        <w:spacing w:line="480" w:lineRule="auto"/>
        <w:ind w:firstLine="720"/>
        <w:jc w:val="left"/>
        <w:rPr>
          <w:sz w:val="24"/>
          <w:szCs w:val="24"/>
        </w:rPr>
      </w:pPr>
    </w:p>
    <w:p w14:paraId="64A4663E" w14:textId="77777777" w:rsidR="00465E60" w:rsidRDefault="00E413B6" w:rsidP="00465E60">
      <w:pPr>
        <w:ind w:firstLine="0"/>
        <w:jc w:val="left"/>
        <w:rPr>
          <w:sz w:val="24"/>
          <w:szCs w:val="24"/>
        </w:rPr>
      </w:pPr>
      <w:r>
        <w:rPr>
          <w:noProof/>
          <w:sz w:val="24"/>
          <w:szCs w:val="24"/>
        </w:rPr>
        <w:lastRenderedPageBreak/>
        <w:drawing>
          <wp:inline distT="0" distB="0" distL="0" distR="0" wp14:anchorId="20DCCE87" wp14:editId="51EBE530">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1F333CA" w14:textId="77777777" w:rsidR="00465E60" w:rsidRPr="00262B49" w:rsidRDefault="00465E60" w:rsidP="00465E60">
      <w:pPr>
        <w:ind w:firstLine="0"/>
        <w:jc w:val="center"/>
        <w:rPr>
          <w:sz w:val="24"/>
          <w:szCs w:val="24"/>
        </w:rPr>
      </w:pPr>
    </w:p>
    <w:p w14:paraId="3A168900" w14:textId="6F56BD79" w:rsidR="00465E60" w:rsidRPr="00F75439" w:rsidRDefault="00465E60" w:rsidP="00465E60">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w:t>
      </w:r>
      <w:r w:rsidR="00E27194">
        <w:rPr>
          <w:sz w:val="22"/>
          <w:szCs w:val="22"/>
        </w:rPr>
        <w:t>-</w:t>
      </w:r>
      <w:r w:rsidRPr="00F75439">
        <w:rPr>
          <w:sz w:val="22"/>
          <w:szCs w:val="22"/>
        </w:rPr>
        <w:t>valued option more frequently than children in both the Baseline and Competition conditions. Interestingly, children in the Competition condition did not select the lowest</w:t>
      </w:r>
      <w:r w:rsidR="00E27194">
        <w:rPr>
          <w:sz w:val="22"/>
          <w:szCs w:val="22"/>
        </w:rPr>
        <w:t>-</w:t>
      </w:r>
      <w:r w:rsidRPr="00F75439">
        <w:rPr>
          <w:sz w:val="22"/>
          <w:szCs w:val="22"/>
        </w:rPr>
        <w:t xml:space="preserve">valued option (which was salient in that condition) more often than in the Baseline condition. This suggests that simple salience-seeking did not drive children’s choices. </w:t>
      </w:r>
      <w:r w:rsidR="00A76FBA">
        <w:rPr>
          <w:sz w:val="22"/>
          <w:szCs w:val="22"/>
        </w:rPr>
        <w:t>Adults exploited the highest</w:t>
      </w:r>
      <w:r w:rsidR="00E27194">
        <w:rPr>
          <w:sz w:val="22"/>
          <w:szCs w:val="22"/>
        </w:rPr>
        <w:t>-</w:t>
      </w:r>
      <w:r w:rsidR="00A76FBA">
        <w:rPr>
          <w:sz w:val="22"/>
          <w:szCs w:val="22"/>
        </w:rPr>
        <w:t xml:space="preserve">value option in all conditions and selected the lowest option more often when it was salient (in the Competition condition). </w:t>
      </w:r>
      <w:r w:rsidRPr="00F75439">
        <w:rPr>
          <w:sz w:val="22"/>
          <w:szCs w:val="22"/>
        </w:rPr>
        <w:t>Error bars reflect standard errors of the mean.</w:t>
      </w:r>
    </w:p>
    <w:p w14:paraId="0D929CD2" w14:textId="77777777" w:rsidR="00465E60" w:rsidRDefault="00465E60" w:rsidP="00B378D3">
      <w:pPr>
        <w:spacing w:line="480" w:lineRule="auto"/>
        <w:ind w:firstLine="720"/>
        <w:jc w:val="left"/>
        <w:rPr>
          <w:sz w:val="24"/>
          <w:szCs w:val="24"/>
        </w:rPr>
      </w:pPr>
    </w:p>
    <w:p w14:paraId="4C96D345" w14:textId="372FBA46" w:rsidR="007C32C6" w:rsidRDefault="00994A1F" w:rsidP="00083BE7">
      <w:pPr>
        <w:spacing w:line="480" w:lineRule="auto"/>
        <w:ind w:firstLine="720"/>
        <w:jc w:val="left"/>
        <w:rPr>
          <w:sz w:val="24"/>
          <w:szCs w:val="24"/>
        </w:rPr>
      </w:pPr>
      <w:r>
        <w:rPr>
          <w:sz w:val="24"/>
          <w:szCs w:val="24"/>
        </w:rPr>
        <w:t>A 3x2 (age by condition)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 xml:space="preserve">(1,212)=577.83,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 xml:space="preserve">(2,212)=17.86,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 xml:space="preserve">(2,212)=12.50, </w:t>
      </w:r>
      <w:r w:rsidR="001C1984">
        <w:rPr>
          <w:i/>
          <w:iCs/>
          <w:sz w:val="24"/>
          <w:szCs w:val="24"/>
        </w:rPr>
        <w:t>p</w:t>
      </w:r>
      <w:r w:rsidR="001C1984">
        <w:rPr>
          <w:sz w:val="24"/>
          <w:szCs w:val="24"/>
        </w:rPr>
        <w:t>&lt;0.001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E116FF">
        <w:rPr>
          <w:sz w:val="24"/>
          <w:szCs w:val="24"/>
        </w:rPr>
        <w:t>=0.117), and</w:t>
      </w:r>
      <w:r w:rsidR="001C1984">
        <w:rPr>
          <w:sz w:val="24"/>
          <w:szCs w:val="24"/>
        </w:rPr>
        <w:t xml:space="preserve"> there was no effect of condition, </w:t>
      </w:r>
      <w:proofErr w:type="gramStart"/>
      <w:r w:rsidR="001C1984">
        <w:rPr>
          <w:i/>
          <w:iCs/>
          <w:sz w:val="24"/>
          <w:szCs w:val="24"/>
        </w:rPr>
        <w:t>F</w:t>
      </w:r>
      <w:r w:rsidR="001C1984">
        <w:rPr>
          <w:sz w:val="24"/>
          <w:szCs w:val="24"/>
        </w:rPr>
        <w:t>(</w:t>
      </w:r>
      <w:proofErr w:type="gramEnd"/>
      <w:r w:rsidR="001C1984">
        <w:rPr>
          <w:sz w:val="24"/>
          <w:szCs w:val="24"/>
        </w:rPr>
        <w:t xml:space="preserve">2,105)=1.90, </w:t>
      </w:r>
      <w:r w:rsidR="001C1984">
        <w:rPr>
          <w:i/>
          <w:iCs/>
          <w:sz w:val="24"/>
          <w:szCs w:val="24"/>
        </w:rPr>
        <w:t>p</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0A20B9" w:rsidRPr="00576389">
        <w:rPr>
          <w:i/>
          <w:sz w:val="24"/>
          <w:szCs w:val="24"/>
        </w:rPr>
        <w:t>=</w:t>
      </w:r>
      <w:r w:rsidR="000A20B9">
        <w:rPr>
          <w:iCs/>
          <w:sz w:val="24"/>
          <w:szCs w:val="24"/>
        </w:rPr>
        <w:t>0.03</w:t>
      </w:r>
      <w:r w:rsidR="001C1984">
        <w:rPr>
          <w:sz w:val="24"/>
          <w:szCs w:val="24"/>
        </w:rPr>
        <w:t>.</w:t>
      </w:r>
    </w:p>
    <w:p w14:paraId="4C4AD853" w14:textId="2B4B80AD" w:rsidR="00592F3B" w:rsidRDefault="007C32C6" w:rsidP="00F57306">
      <w:pPr>
        <w:spacing w:line="480" w:lineRule="auto"/>
        <w:ind w:firstLine="720"/>
        <w:jc w:val="left"/>
        <w:rPr>
          <w:sz w:val="24"/>
          <w:szCs w:val="24"/>
        </w:rPr>
      </w:pPr>
      <w:r>
        <w:rPr>
          <w:sz w:val="24"/>
          <w:szCs w:val="24"/>
        </w:rPr>
        <w:lastRenderedPageBreak/>
        <w:t xml:space="preserve">Importantly, children’s switch proportions were affected by the saliency manipulation, indicated by </w:t>
      </w:r>
      <w:r w:rsidR="00E01A9E">
        <w:rPr>
          <w:sz w:val="24"/>
          <w:szCs w:val="24"/>
        </w:rPr>
        <w:t>a</w:t>
      </w:r>
      <w:r w:rsidR="002718FF">
        <w:rPr>
          <w:sz w:val="24"/>
          <w:szCs w:val="24"/>
        </w:rPr>
        <w:t>n</w:t>
      </w:r>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2,107)=17.42</w:t>
      </w:r>
      <w:r w:rsidR="00E01A9E" w:rsidRPr="00576389">
        <w:rPr>
          <w:sz w:val="24"/>
          <w:szCs w:val="24"/>
        </w:rPr>
        <w:t xml:space="preserve">, </w:t>
      </w:r>
      <w:r w:rsidR="00E01A9E" w:rsidRPr="00576389">
        <w:rPr>
          <w:i/>
          <w:sz w:val="24"/>
          <w:szCs w:val="24"/>
        </w:rPr>
        <w:t>p</w:t>
      </w:r>
      <w:r w:rsidR="00E01A9E">
        <w:rPr>
          <w:sz w:val="24"/>
          <w:szCs w:val="24"/>
        </w:rPr>
        <w:t>&lt;</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E01A9E" w:rsidRPr="00576389">
        <w:rPr>
          <w:i/>
          <w:sz w:val="24"/>
          <w:szCs w:val="24"/>
        </w:rPr>
        <w:t>=</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71)=5.57</w:t>
      </w:r>
      <w:r w:rsidR="00272A0D" w:rsidRPr="00576389">
        <w:rPr>
          <w:sz w:val="24"/>
          <w:szCs w:val="24"/>
        </w:rPr>
        <w:t xml:space="preserve">, </w:t>
      </w:r>
      <w:r w:rsidR="00272A0D" w:rsidRPr="00576389">
        <w:rPr>
          <w:i/>
          <w:sz w:val="24"/>
          <w:szCs w:val="24"/>
        </w:rPr>
        <w:t>p</w:t>
      </w:r>
      <w:r w:rsidR="00272A0D">
        <w:rPr>
          <w:sz w:val="24"/>
          <w:szCs w:val="24"/>
        </w:rPr>
        <w:t>&lt;0.001</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72A0D">
        <w:rPr>
          <w:sz w:val="24"/>
          <w:szCs w:val="24"/>
        </w:rPr>
        <w:t xml:space="preserve">=0.77), </w:t>
      </w:r>
      <w:r w:rsidR="00272A0D" w:rsidRPr="00576389">
        <w:rPr>
          <w:i/>
          <w:sz w:val="24"/>
          <w:szCs w:val="24"/>
        </w:rPr>
        <w:t>t</w:t>
      </w:r>
      <w:r w:rsidR="00272A0D">
        <w:rPr>
          <w:sz w:val="24"/>
          <w:szCs w:val="24"/>
        </w:rPr>
        <w:t>(71)=3.22</w:t>
      </w:r>
      <w:r w:rsidR="00272A0D" w:rsidRPr="00576389">
        <w:rPr>
          <w:sz w:val="24"/>
          <w:szCs w:val="24"/>
        </w:rPr>
        <w:t xml:space="preserve">, </w:t>
      </w:r>
      <w:r w:rsidR="00272A0D" w:rsidRPr="00576389">
        <w:rPr>
          <w:i/>
          <w:sz w:val="24"/>
          <w:szCs w:val="24"/>
        </w:rPr>
        <w:t>p</w:t>
      </w:r>
      <w:r w:rsidR="00272A0D">
        <w:rPr>
          <w:sz w:val="24"/>
          <w:szCs w:val="24"/>
        </w:rPr>
        <w:t>=0.002</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)=3.04</w:t>
      </w:r>
      <w:r w:rsidR="004D79C6" w:rsidRPr="00576389">
        <w:rPr>
          <w:sz w:val="24"/>
          <w:szCs w:val="24"/>
        </w:rPr>
        <w:t xml:space="preserve">, </w:t>
      </w:r>
      <w:r w:rsidR="004D79C6" w:rsidRPr="00576389">
        <w:rPr>
          <w:i/>
          <w:sz w:val="24"/>
          <w:szCs w:val="24"/>
        </w:rPr>
        <w:t>p</w:t>
      </w:r>
      <w:r w:rsidR="004D79C6">
        <w:rPr>
          <w:sz w:val="24"/>
          <w:szCs w:val="24"/>
        </w:rPr>
        <w:t>=0.003</w:t>
      </w:r>
      <w:r w:rsidR="004D79C6" w:rsidRPr="00576389">
        <w:rPr>
          <w:sz w:val="24"/>
          <w:szCs w:val="24"/>
        </w:rPr>
        <w:t xml:space="preserve">, </w:t>
      </w:r>
      <w:r w:rsidR="004D79C6" w:rsidRPr="00576389">
        <w:rPr>
          <w:i/>
          <w:sz w:val="24"/>
          <w:szCs w:val="24"/>
        </w:rPr>
        <w:t>d</w:t>
      </w:r>
      <w:r w:rsidR="004D79C6" w:rsidRPr="00576389">
        <w:rPr>
          <w:sz w:val="24"/>
          <w:szCs w:val="24"/>
        </w:rPr>
        <w:t>=</w:t>
      </w:r>
      <w:r w:rsidR="0053443E">
        <w:rPr>
          <w:sz w:val="24"/>
          <w:szCs w:val="24"/>
        </w:rPr>
        <w:t>0.71</w:t>
      </w:r>
      <w:r w:rsidR="004D79C6">
        <w:rPr>
          <w:sz w:val="24"/>
          <w:szCs w:val="24"/>
        </w:rPr>
        <w:t>.</w:t>
      </w:r>
      <w:r w:rsidR="00450AC0">
        <w:rPr>
          <w:sz w:val="24"/>
          <w:szCs w:val="24"/>
        </w:rPr>
        <w:t xml:space="preserve"> It is not surprising</w:t>
      </w:r>
      <w:r w:rsidR="002718FF">
        <w:rPr>
          <w:sz w:val="24"/>
          <w:szCs w:val="24"/>
        </w:rPr>
        <w:t xml:space="preserve"> that</w:t>
      </w:r>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8946C9">
        <w:rPr>
          <w:sz w:val="24"/>
          <w:szCs w:val="24"/>
        </w:rPr>
        <w:t xml:space="preserve"> instead</w:t>
      </w:r>
      <w:r w:rsidR="00083BE7">
        <w:rPr>
          <w:sz w:val="24"/>
          <w:szCs w:val="24"/>
        </w:rPr>
        <w:t>. B</w:t>
      </w:r>
      <w:r w:rsidR="00450AC0">
        <w:rPr>
          <w:sz w:val="24"/>
          <w:szCs w:val="24"/>
        </w:rPr>
        <w:t xml:space="preserve">ut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in the Competition condition despite no increase in exploitation.</w:t>
      </w:r>
    </w:p>
    <w:p w14:paraId="6E59C643" w14:textId="77777777" w:rsidR="00576389" w:rsidRDefault="00576389" w:rsidP="007C32C6">
      <w:pPr>
        <w:spacing w:line="480" w:lineRule="auto"/>
        <w:ind w:firstLine="720"/>
        <w:jc w:val="left"/>
        <w:rPr>
          <w:sz w:val="24"/>
          <w:szCs w:val="24"/>
        </w:rPr>
      </w:pPr>
    </w:p>
    <w:p w14:paraId="0517D794" w14:textId="77777777"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61C43B9A" wp14:editId="402F62A1">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9">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14:paraId="7EB5F725" w14:textId="77777777"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14:paraId="25D730FE" w14:textId="77777777" w:rsidR="00465E60" w:rsidRPr="00430525" w:rsidRDefault="00465E60" w:rsidP="00B378D3">
      <w:pPr>
        <w:spacing w:line="480" w:lineRule="auto"/>
        <w:ind w:firstLine="720"/>
        <w:jc w:val="left"/>
        <w:rPr>
          <w:sz w:val="24"/>
          <w:szCs w:val="24"/>
        </w:rPr>
      </w:pPr>
    </w:p>
    <w:p w14:paraId="4B7F3F23"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6BA60AC3" w14:textId="4A65B839" w:rsidR="00576389" w:rsidRPr="00576389" w:rsidRDefault="00063EE0" w:rsidP="00127CD9">
      <w:pPr>
        <w:spacing w:line="480" w:lineRule="auto"/>
        <w:ind w:firstLine="720"/>
        <w:jc w:val="left"/>
        <w:rPr>
          <w:sz w:val="24"/>
          <w:szCs w:val="24"/>
        </w:rPr>
      </w:pPr>
      <w:r>
        <w:rPr>
          <w:sz w:val="24"/>
          <w:szCs w:val="24"/>
        </w:rPr>
        <w:t>To</w:t>
      </w:r>
      <w:r w:rsidR="00576389" w:rsidRPr="00576389">
        <w:rPr>
          <w:sz w:val="24"/>
          <w:szCs w:val="24"/>
        </w:rPr>
        <w:t xml:space="preserve"> examine the effect</w:t>
      </w:r>
      <w:r w:rsidR="006A4F0B">
        <w:rPr>
          <w:sz w:val="24"/>
          <w:szCs w:val="24"/>
        </w:rPr>
        <w:t>s</w:t>
      </w:r>
      <w:r w:rsidR="00576389" w:rsidRPr="00576389">
        <w:rPr>
          <w:sz w:val="24"/>
          <w:szCs w:val="24"/>
        </w:rPr>
        <w:t xml:space="preserve"> of the salienc</w:t>
      </w:r>
      <w:r w:rsidR="006A4F0B">
        <w:rPr>
          <w:sz w:val="24"/>
          <w:szCs w:val="24"/>
        </w:rPr>
        <w:t>e</w:t>
      </w:r>
      <w:r w:rsidR="00576389" w:rsidRPr="00576389">
        <w:rPr>
          <w:sz w:val="24"/>
          <w:szCs w:val="24"/>
        </w:rPr>
        <w:t xml:space="preserve"> manipulation </w:t>
      </w:r>
      <w:r w:rsidR="00BB7591">
        <w:rPr>
          <w:sz w:val="24"/>
          <w:szCs w:val="24"/>
        </w:rPr>
        <w:t>on</w:t>
      </w:r>
      <w:r w:rsidR="00576389" w:rsidRPr="00576389">
        <w:rPr>
          <w:sz w:val="24"/>
          <w:szCs w:val="24"/>
        </w:rPr>
        <w:t xml:space="preserve"> </w:t>
      </w:r>
      <w:r w:rsidR="002D2CE9">
        <w:rPr>
          <w:sz w:val="24"/>
          <w:szCs w:val="24"/>
        </w:rPr>
        <w:t>systematic</w:t>
      </w:r>
      <w:r w:rsidR="002D2CE9" w:rsidRPr="00576389">
        <w:rPr>
          <w:sz w:val="24"/>
          <w:szCs w:val="24"/>
        </w:rPr>
        <w:t xml:space="preserve"> </w:t>
      </w:r>
      <w:r w:rsidR="00576389" w:rsidRPr="00576389">
        <w:rPr>
          <w:sz w:val="24"/>
          <w:szCs w:val="24"/>
        </w:rPr>
        <w:t xml:space="preserve">exploration, participants’ choices were evaluated in relation to a Reinforcement Learning model (Sutton &amp; </w:t>
      </w:r>
      <w:proofErr w:type="spellStart"/>
      <w:r w:rsidR="00576389" w:rsidRPr="00576389">
        <w:rPr>
          <w:sz w:val="24"/>
          <w:szCs w:val="24"/>
        </w:rPr>
        <w:t>Barto</w:t>
      </w:r>
      <w:proofErr w:type="spellEnd"/>
      <w:r w:rsidR="00576389" w:rsidRPr="00576389">
        <w:rPr>
          <w:sz w:val="24"/>
          <w:szCs w:val="24"/>
        </w:rPr>
        <w:t>, 1998) that included 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00576389" w:rsidRPr="00576389">
        <w:rPr>
          <w:sz w:val="24"/>
          <w:szCs w:val="24"/>
        </w:rPr>
        <w:t xml:space="preserve">. </w:t>
      </w:r>
      <w:r w:rsidR="00127CD9" w:rsidRPr="00127CD9">
        <w:rPr>
          <w:sz w:val="24"/>
          <w:szCs w:val="24"/>
        </w:rPr>
        <w:t>The model used prediction errors to learn expected reward values for each option using the following equation</w:t>
      </w:r>
      <w:r w:rsidR="00576389" w:rsidRPr="00576389">
        <w:rPr>
          <w:sz w:val="24"/>
          <w:szCs w:val="24"/>
        </w:rPr>
        <w:t>:</w:t>
      </w:r>
    </w:p>
    <w:p w14:paraId="4CA6DD3F" w14:textId="43256369" w:rsidR="00576389" w:rsidRPr="00576389" w:rsidRDefault="001434C9" w:rsidP="00BF07D0">
      <w:pPr>
        <w:spacing w:line="480" w:lineRule="auto"/>
        <w:ind w:firstLine="720"/>
        <w:jc w:val="left"/>
        <w:rPr>
          <w:sz w:val="24"/>
          <w:szCs w:val="24"/>
        </w:rPr>
      </w:pPr>
      <m:oMathPara>
        <m:oMath>
          <m:sSub>
            <m:sSubPr>
              <m:ctrlPr>
                <w:ins w:id="0" w:author="Nate Blanco" w:date="2019-09-16T22:59: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ins w:id="1" w:author="Nate Blanco" w:date="2019-09-16T22:59: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ins w:id="2" w:author="Nate Blanco" w:date="2019-09-16T22:59:00Z">
                  <w:rPr>
                    <w:rFonts w:ascii="Cambria Math" w:hAnsi="Cambria Math"/>
                    <w:i/>
                    <w:sz w:val="24"/>
                    <w:szCs w:val="24"/>
                  </w:rPr>
                </w:ins>
              </m:ctrlPr>
            </m:dPr>
            <m:e>
              <m:sSub>
                <m:sSubPr>
                  <m:ctrlPr>
                    <w:ins w:id="3" w:author="Nate Blanco" w:date="2019-09-16T22:59: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ins w:id="4" w:author="Nate Blanco" w:date="2019-09-16T22:59: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m:t>
                  </m:r>
                </m:sub>
              </m:sSub>
            </m:e>
          </m:d>
        </m:oMath>
      </m:oMathPara>
    </w:p>
    <w:p w14:paraId="039E016E" w14:textId="5C6826EE" w:rsidR="00576389" w:rsidRPr="00576389" w:rsidRDefault="00576389" w:rsidP="00BF07D0">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14:paraId="04472FD7" w14:textId="44A3B9B1" w:rsidR="00576389" w:rsidRPr="00576389" w:rsidRDefault="00576389" w:rsidP="004003F8">
      <w:pPr>
        <w:spacing w:line="480" w:lineRule="auto"/>
        <w:ind w:firstLine="720"/>
        <w:jc w:val="left"/>
        <w:rPr>
          <w:sz w:val="24"/>
          <w:szCs w:val="24"/>
        </w:rPr>
      </w:pPr>
      <m:oMathPara>
        <m:oMath>
          <m:r>
            <w:rPr>
              <w:rFonts w:ascii="Cambria Math" w:hAnsi="Cambria Math"/>
              <w:sz w:val="24"/>
              <w:szCs w:val="24"/>
            </w:rPr>
            <m:t>P</m:t>
          </m:r>
          <m:d>
            <m:dPr>
              <m:ctrlPr>
                <w:ins w:id="5" w:author="Nate Blanco" w:date="2019-09-16T22:59:00Z">
                  <w:rPr>
                    <w:rFonts w:ascii="Cambria Math" w:hAnsi="Cambria Math"/>
                    <w:i/>
                    <w:sz w:val="24"/>
                    <w:szCs w:val="24"/>
                  </w:rPr>
                </w:ins>
              </m:ctrlPr>
            </m:dPr>
            <m:e>
              <m:sSub>
                <m:sSubPr>
                  <m:ctrlPr>
                    <w:ins w:id="6" w:author="Nate Blanco" w:date="2019-09-16T22:59:00Z">
                      <w:rPr>
                        <w:rFonts w:ascii="Cambria Math" w:hAnsi="Cambria Math"/>
                        <w:i/>
                        <w:sz w:val="24"/>
                        <w:szCs w:val="24"/>
                      </w:rPr>
                    </w:ins>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ins w:id="7" w:author="Nate Blanco" w:date="2019-09-16T22:59:00Z">
                  <w:rPr>
                    <w:rFonts w:ascii="Cambria Math" w:hAnsi="Cambria Math"/>
                    <w:i/>
                    <w:sz w:val="24"/>
                    <w:szCs w:val="24"/>
                  </w:rPr>
                </w:ins>
              </m:ctrlPr>
            </m:fPr>
            <m:num>
              <m:sSup>
                <m:sSupPr>
                  <m:ctrlPr>
                    <w:ins w:id="8" w:author="Nate Blanco" w:date="2019-09-16T22:59:00Z">
                      <w:rPr>
                        <w:rFonts w:ascii="Cambria Math" w:hAnsi="Cambria Math"/>
                        <w:i/>
                        <w:sz w:val="24"/>
                        <w:szCs w:val="24"/>
                      </w:rPr>
                    </w:ins>
                  </m:ctrlPr>
                </m:sSupPr>
                <m:e>
                  <m:r>
                    <w:rPr>
                      <w:rFonts w:ascii="Cambria Math" w:hAnsi="Cambria Math"/>
                      <w:sz w:val="24"/>
                      <w:szCs w:val="24"/>
                    </w:rPr>
                    <m:t>e</m:t>
                  </m:r>
                </m:e>
                <m:sup>
                  <m:sSub>
                    <m:sSubPr>
                      <m:ctrlPr>
                        <w:ins w:id="9" w:author="Nate Blanco" w:date="2019-09-16T22:59: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ins w:id="10" w:author="Nate Blanco" w:date="2019-09-16T22:59:00Z">
                          <w:rPr>
                            <w:rFonts w:ascii="Cambria Math" w:hAnsi="Cambria Math"/>
                            <w:i/>
                            <w:sz w:val="24"/>
                            <w:szCs w:val="24"/>
                          </w:rPr>
                        </w:ins>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ins w:id="11" w:author="Nate Blanco" w:date="2019-09-16T22:59: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ins w:id="12" w:author="Nate Blanco" w:date="2019-09-16T22:59:00Z">
                      <w:rPr>
                        <w:rFonts w:ascii="Cambria Math" w:hAnsi="Cambria Math"/>
                        <w:i/>
                        <w:sz w:val="24"/>
                        <w:szCs w:val="24"/>
                      </w:rPr>
                    </w:ins>
                  </m:ctrlPr>
                </m:naryPr>
                <m:sub>
                  <m:r>
                    <w:rPr>
                      <w:rFonts w:ascii="Cambria Math" w:hAnsi="Cambria Math"/>
                      <w:sz w:val="24"/>
                      <w:szCs w:val="24"/>
                    </w:rPr>
                    <m:t>j=1</m:t>
                  </m:r>
                </m:sub>
                <m:sup>
                  <m:r>
                    <w:rPr>
                      <w:rFonts w:ascii="Cambria Math" w:hAnsi="Cambria Math"/>
                      <w:sz w:val="24"/>
                      <w:szCs w:val="24"/>
                    </w:rPr>
                    <m:t>n</m:t>
                  </m:r>
                </m:sup>
                <m:e>
                  <m:sSup>
                    <m:sSupPr>
                      <m:ctrlPr>
                        <w:ins w:id="13" w:author="Nate Blanco" w:date="2019-09-16T22:59:00Z">
                          <w:rPr>
                            <w:rFonts w:ascii="Cambria Math" w:hAnsi="Cambria Math"/>
                            <w:i/>
                            <w:sz w:val="24"/>
                            <w:szCs w:val="24"/>
                          </w:rPr>
                        </w:ins>
                      </m:ctrlPr>
                    </m:sSupPr>
                    <m:e>
                      <m:r>
                        <w:rPr>
                          <w:rFonts w:ascii="Cambria Math" w:hAnsi="Cambria Math"/>
                          <w:sz w:val="24"/>
                          <w:szCs w:val="24"/>
                        </w:rPr>
                        <m:t>e</m:t>
                      </m:r>
                    </m:e>
                    <m:sup>
                      <m:sSub>
                        <m:sSubPr>
                          <m:ctrlPr>
                            <w:ins w:id="14" w:author="Nate Blanco" w:date="2019-09-16T22:59: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ins w:id="15" w:author="Nate Blanco" w:date="2019-09-16T22:59:00Z">
                              <w:rPr>
                                <w:rFonts w:ascii="Cambria Math" w:hAnsi="Cambria Math"/>
                                <w:i/>
                                <w:sz w:val="24"/>
                                <w:szCs w:val="24"/>
                              </w:rPr>
                            </w:ins>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ins w:id="16" w:author="Nate Blanco" w:date="2019-09-16T22:59: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3A03045A" w14:textId="19F4E6F2"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r w:rsidR="002718FF">
        <w:rPr>
          <w:sz w:val="24"/>
          <w:szCs w:val="24"/>
        </w:rPr>
        <w:t xml:space="preserve"> </w:t>
      </w:r>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B22B7">
        <w:rPr>
          <w:sz w:val="24"/>
          <w:szCs w:val="24"/>
        </w:rPr>
        <w:t>=</w:t>
      </w:r>
      <w:r w:rsidRPr="00576389">
        <w:rPr>
          <w:sz w:val="24"/>
          <w:szCs w:val="24"/>
        </w:rPr>
        <w:t xml:space="preserve">0, the model chooses based only on expected value; when </w:t>
      </w:r>
      <w:r w:rsidRPr="00576389">
        <w:rPr>
          <w:i/>
          <w:sz w:val="24"/>
          <w:szCs w:val="24"/>
        </w:rPr>
        <w:sym w:font="Symbol" w:char="F066"/>
      </w:r>
      <w:r w:rsidR="009B22B7">
        <w:rPr>
          <w:sz w:val="24"/>
          <w:szCs w:val="24"/>
        </w:rPr>
        <w:t>=</w:t>
      </w:r>
      <w:r w:rsidRPr="00576389">
        <w:rPr>
          <w:sz w:val="24"/>
          <w:szCs w:val="24"/>
        </w:rPr>
        <w:t>1</w:t>
      </w:r>
      <w:r w:rsidR="00AF2446">
        <w:rPr>
          <w:sz w:val="24"/>
          <w:szCs w:val="24"/>
        </w:rPr>
        <w:t>,</w:t>
      </w:r>
      <w:r w:rsidRPr="00576389">
        <w:rPr>
          <w:sz w:val="24"/>
          <w:szCs w:val="24"/>
        </w:rPr>
        <w:t xml:space="preserve">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=0 choice probabilities become completely random</w:t>
      </w:r>
      <w:r w:rsidR="002D2CE9">
        <w:rPr>
          <w:sz w:val="24"/>
          <w:szCs w:val="24"/>
        </w:rPr>
        <w:t xml:space="preserve"> (i.e. equal between all options)</w:t>
      </w:r>
      <w:r w:rsidR="002718FF">
        <w:rPr>
          <w:sz w:val="24"/>
          <w:szCs w:val="24"/>
        </w:rPr>
        <w:t>.</w:t>
      </w:r>
      <w:r w:rsidRPr="00576389">
        <w:rPr>
          <w:sz w:val="24"/>
          <w:szCs w:val="24"/>
        </w:rPr>
        <w:t xml:space="preserve"> </w:t>
      </w:r>
      <w:r w:rsidR="002718FF">
        <w:rPr>
          <w:sz w:val="24"/>
          <w:szCs w:val="24"/>
        </w:rPr>
        <w:t>A</w:t>
      </w:r>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20CAC1D8" w14:textId="646AFFBD" w:rsidR="00B12071" w:rsidRPr="00CA68BE" w:rsidRDefault="00B12071" w:rsidP="00B12071">
      <w:pPr>
        <w:spacing w:line="480" w:lineRule="auto"/>
        <w:ind w:firstLine="0"/>
        <w:jc w:val="left"/>
        <w:rPr>
          <w:sz w:val="24"/>
          <w:szCs w:val="24"/>
        </w:rPr>
      </w:pPr>
      <w:r>
        <w:rPr>
          <w:sz w:val="24"/>
          <w:szCs w:val="24"/>
        </w:rPr>
        <w:lastRenderedPageBreak/>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w:t>
      </w:r>
      <w:r w:rsidR="00BF07D0">
        <w:rPr>
          <w:sz w:val="24"/>
          <w:szCs w:val="24"/>
        </w:rPr>
        <w:t>exploration</w:t>
      </w:r>
      <w:r>
        <w:rPr>
          <w:sz w:val="24"/>
          <w:szCs w:val="24"/>
        </w:rPr>
        <w:t xml:space="preserve">, and random exploration </w:t>
      </w:r>
      <w:r w:rsidR="002718FF">
        <w:rPr>
          <w:sz w:val="24"/>
          <w:szCs w:val="24"/>
        </w:rPr>
        <w:t xml:space="preserve">on </w:t>
      </w:r>
      <w:r>
        <w:rPr>
          <w:sz w:val="24"/>
          <w:szCs w:val="24"/>
        </w:rPr>
        <w:t xml:space="preserve">participants choices </w:t>
      </w:r>
      <w:r w:rsidR="00B9621C">
        <w:rPr>
          <w:sz w:val="24"/>
          <w:szCs w:val="24"/>
        </w:rPr>
        <w:t>(Figure 4)</w:t>
      </w:r>
      <w:r w:rsidR="00576389" w:rsidRPr="00576389">
        <w:rPr>
          <w:sz w:val="24"/>
          <w:szCs w:val="24"/>
        </w:rPr>
        <w:t>.</w:t>
      </w:r>
      <w:r w:rsidR="006E0F05">
        <w:rPr>
          <w:sz w:val="24"/>
          <w:szCs w:val="24"/>
        </w:rPr>
        <w:t xml:space="preserve"> </w:t>
      </w:r>
      <w:r>
        <w:rPr>
          <w:sz w:val="24"/>
          <w:szCs w:val="24"/>
        </w:rPr>
        <w:t xml:space="preserve">A 3x2 (age by condition)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 xml:space="preserve">(1,212)=82.11,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 xml:space="preserve">(2,212)=9.61,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 xml:space="preserve">(2,212)=6.92, </w:t>
      </w:r>
      <w:r>
        <w:rPr>
          <w:i/>
          <w:iCs/>
          <w:sz w:val="24"/>
          <w:szCs w:val="24"/>
        </w:rPr>
        <w:t>p</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06</w:t>
      </w:r>
      <w:r>
        <w:rPr>
          <w:sz w:val="24"/>
          <w:szCs w:val="24"/>
        </w:rPr>
        <w:t>.</w:t>
      </w:r>
      <w:r w:rsidR="006E0F05">
        <w:rPr>
          <w:sz w:val="24"/>
          <w:szCs w:val="24"/>
        </w:rPr>
        <w:t xml:space="preserve"> </w:t>
      </w:r>
      <w:r w:rsidR="007C29E5">
        <w:rPr>
          <w:sz w:val="24"/>
          <w:szCs w:val="24"/>
        </w:rPr>
        <w:t>F</w:t>
      </w:r>
      <w:r w:rsidR="006E0F05">
        <w:rPr>
          <w:sz w:val="24"/>
          <w:szCs w:val="24"/>
        </w:rPr>
        <w:t xml:space="preserve">or adults there was no effect of condition, </w:t>
      </w:r>
      <w:r w:rsidR="006E0F05">
        <w:rPr>
          <w:i/>
          <w:iCs/>
          <w:sz w:val="24"/>
          <w:szCs w:val="24"/>
        </w:rPr>
        <w:t>F</w:t>
      </w:r>
      <w:r w:rsidR="006E0F05">
        <w:rPr>
          <w:sz w:val="24"/>
          <w:szCs w:val="24"/>
        </w:rPr>
        <w:t xml:space="preserve">(2,105)=1.62, </w:t>
      </w:r>
      <w:r w:rsidR="006E0F05">
        <w:rPr>
          <w:i/>
          <w:iCs/>
          <w:sz w:val="24"/>
          <w:szCs w:val="24"/>
        </w:rPr>
        <w:t>p</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 xml:space="preserve">(2,107)=8.80, </w:t>
      </w:r>
      <w:r w:rsidR="006E0F05">
        <w:rPr>
          <w:i/>
          <w:sz w:val="24"/>
          <w:szCs w:val="24"/>
        </w:rPr>
        <w:t>p</w:t>
      </w:r>
      <w:r w:rsidR="006E0F05">
        <w:rPr>
          <w:iCs/>
          <w:sz w:val="24"/>
          <w:szCs w:val="24"/>
        </w:rPr>
        <w:t xml:space="preserve">&lt;0.001, </w:t>
      </w:r>
      <w:r w:rsidR="006E0F05" w:rsidRPr="00576389">
        <w:rPr>
          <w:i/>
          <w:sz w:val="24"/>
          <w:szCs w:val="24"/>
        </w:rPr>
        <w:sym w:font="Symbol" w:char="F068"/>
      </w:r>
      <w:r w:rsidR="006E0F05" w:rsidRPr="00576389">
        <w:rPr>
          <w:i/>
          <w:sz w:val="24"/>
          <w:szCs w:val="24"/>
          <w:vertAlign w:val="superscript"/>
        </w:rPr>
        <w:t>2</w:t>
      </w:r>
      <w:r w:rsidR="006E0F05">
        <w:rPr>
          <w:iCs/>
          <w:sz w:val="24"/>
          <w:szCs w:val="24"/>
        </w:rPr>
        <w:t xml:space="preserve">=0.14, such that </w:t>
      </w:r>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Congruent, </w:t>
      </w:r>
      <w:r w:rsidR="006E0F05">
        <w:rPr>
          <w:i/>
          <w:iCs/>
          <w:sz w:val="24"/>
          <w:szCs w:val="24"/>
        </w:rPr>
        <w:t>t</w:t>
      </w:r>
      <w:r w:rsidR="006E0F05">
        <w:rPr>
          <w:sz w:val="24"/>
          <w:szCs w:val="24"/>
        </w:rPr>
        <w:t xml:space="preserve">(71)=4.36, </w:t>
      </w:r>
      <w:r w:rsidR="006E0F05">
        <w:rPr>
          <w:i/>
          <w:iCs/>
          <w:sz w:val="24"/>
          <w:szCs w:val="24"/>
        </w:rPr>
        <w:t>p</w:t>
      </w:r>
      <w:r w:rsidR="006E0F05">
        <w:rPr>
          <w:sz w:val="24"/>
          <w:szCs w:val="24"/>
        </w:rPr>
        <w:t xml:space="preserve">&lt;0.001, </w:t>
      </w:r>
      <w:r w:rsidR="006E0F05">
        <w:rPr>
          <w:i/>
          <w:iCs/>
          <w:sz w:val="24"/>
          <w:szCs w:val="24"/>
        </w:rPr>
        <w:t>d</w:t>
      </w:r>
      <w:r w:rsidR="006E0F05">
        <w:rPr>
          <w:sz w:val="24"/>
          <w:szCs w:val="24"/>
        </w:rPr>
        <w:t>=</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 xml:space="preserve">(71)=2.47, </w:t>
      </w:r>
      <w:r w:rsidR="00CA68BE">
        <w:rPr>
          <w:i/>
          <w:iCs/>
          <w:sz w:val="24"/>
          <w:szCs w:val="24"/>
        </w:rPr>
        <w:t>p</w:t>
      </w:r>
      <w:r w:rsidR="00CA68BE">
        <w:rPr>
          <w:sz w:val="24"/>
          <w:szCs w:val="24"/>
        </w:rPr>
        <w:t xml:space="preserve">=0.016, </w:t>
      </w:r>
      <w:r w:rsidR="00CA68BE">
        <w:rPr>
          <w:i/>
          <w:iCs/>
          <w:sz w:val="24"/>
          <w:szCs w:val="24"/>
        </w:rPr>
        <w:t>d</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 xml:space="preserve">72)=1.56, </w:t>
      </w:r>
      <w:r w:rsidR="00CA68BE">
        <w:rPr>
          <w:i/>
          <w:iCs/>
          <w:sz w:val="24"/>
          <w:szCs w:val="24"/>
        </w:rPr>
        <w:t>p</w:t>
      </w:r>
      <w:r w:rsidR="00CA68BE">
        <w:rPr>
          <w:sz w:val="24"/>
          <w:szCs w:val="24"/>
        </w:rPr>
        <w:t xml:space="preserve">=0.123, </w:t>
      </w:r>
      <w:r w:rsidR="00CA68BE">
        <w:rPr>
          <w:i/>
          <w:iCs/>
          <w:sz w:val="24"/>
          <w:szCs w:val="24"/>
        </w:rPr>
        <w:t>d</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 xml:space="preserve">in the Baseline condition and substantially lower values in the </w:t>
      </w:r>
      <w:r w:rsidR="002718FF">
        <w:rPr>
          <w:sz w:val="24"/>
          <w:szCs w:val="24"/>
        </w:rPr>
        <w:t>other</w:t>
      </w:r>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compared to Baseline.</w:t>
      </w:r>
    </w:p>
    <w:p w14:paraId="1D7B4A72" w14:textId="24B0B579" w:rsidR="00B12071" w:rsidRPr="005C36A9" w:rsidRDefault="00CA68BE" w:rsidP="00B12071">
      <w:pPr>
        <w:spacing w:line="480" w:lineRule="auto"/>
        <w:ind w:firstLine="0"/>
        <w:jc w:val="left"/>
        <w:rPr>
          <w:i/>
          <w:sz w:val="24"/>
          <w:szCs w:val="24"/>
        </w:rPr>
      </w:pPr>
      <w:r>
        <w:rPr>
          <w:sz w:val="24"/>
          <w:szCs w:val="24"/>
        </w:rPr>
        <w:tab/>
        <w:t xml:space="preserve">A 3x2 (age by condition)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(1,212)=0.14</w:t>
      </w:r>
      <w:r w:rsidR="000A33E3">
        <w:rPr>
          <w:iCs/>
          <w:sz w:val="24"/>
          <w:szCs w:val="24"/>
        </w:rPr>
        <w:t xml:space="preserve">, </w:t>
      </w:r>
      <w:r w:rsidR="000A33E3">
        <w:rPr>
          <w:i/>
          <w:sz w:val="24"/>
          <w:szCs w:val="24"/>
        </w:rPr>
        <w:t>p</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&lt;</w:t>
      </w:r>
      <w:r w:rsidR="000A33E3">
        <w:rPr>
          <w:iCs/>
          <w:sz w:val="24"/>
          <w:szCs w:val="24"/>
        </w:rPr>
        <w:t xml:space="preserve">0.001, no effect of condition, </w:t>
      </w:r>
      <w:r w:rsidR="000A33E3">
        <w:rPr>
          <w:i/>
          <w:sz w:val="24"/>
          <w:szCs w:val="24"/>
        </w:rPr>
        <w:t>F</w:t>
      </w:r>
      <w:r w:rsidR="000A33E3">
        <w:rPr>
          <w:iCs/>
          <w:sz w:val="24"/>
          <w:szCs w:val="24"/>
        </w:rPr>
        <w:t xml:space="preserve">(2,212)=1.57, </w:t>
      </w:r>
      <w:r w:rsidR="000A33E3">
        <w:rPr>
          <w:i/>
          <w:sz w:val="24"/>
          <w:szCs w:val="24"/>
        </w:rPr>
        <w:t>p</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 xml:space="preserve">0.015, and no interaction, </w:t>
      </w:r>
      <w:r w:rsidR="000A33E3">
        <w:rPr>
          <w:i/>
          <w:sz w:val="24"/>
          <w:szCs w:val="24"/>
        </w:rPr>
        <w:t>F</w:t>
      </w:r>
      <w:r w:rsidR="000A33E3">
        <w:rPr>
          <w:iCs/>
          <w:sz w:val="24"/>
          <w:szCs w:val="24"/>
        </w:rPr>
        <w:t xml:space="preserve">(2,212)=0.38, </w:t>
      </w:r>
      <w:r w:rsidR="000A33E3">
        <w:rPr>
          <w:i/>
          <w:sz w:val="24"/>
          <w:szCs w:val="24"/>
        </w:rPr>
        <w:t>p=</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0.003.</w:t>
      </w:r>
    </w:p>
    <w:p w14:paraId="1DE3BC20" w14:textId="77777777" w:rsidR="00576389" w:rsidRDefault="00576389" w:rsidP="005C36A9">
      <w:pPr>
        <w:spacing w:line="480" w:lineRule="auto"/>
        <w:ind w:firstLine="0"/>
        <w:jc w:val="left"/>
        <w:rPr>
          <w:sz w:val="24"/>
          <w:szCs w:val="24"/>
        </w:rPr>
      </w:pPr>
      <w:r w:rsidRPr="00576389">
        <w:rPr>
          <w:sz w:val="24"/>
          <w:szCs w:val="24"/>
        </w:rPr>
        <w:t xml:space="preserve"> </w:t>
      </w:r>
    </w:p>
    <w:p w14:paraId="44B4E0C1" w14:textId="77777777" w:rsidR="00465E60" w:rsidRDefault="00465E60" w:rsidP="008F3EF6">
      <w:pPr>
        <w:spacing w:line="480" w:lineRule="auto"/>
        <w:ind w:firstLine="720"/>
        <w:jc w:val="left"/>
        <w:rPr>
          <w:sz w:val="24"/>
          <w:szCs w:val="24"/>
        </w:rPr>
      </w:pPr>
    </w:p>
    <w:p w14:paraId="6A1F30BD" w14:textId="77777777" w:rsidR="00465E60" w:rsidRPr="00262B49" w:rsidRDefault="00E413B6" w:rsidP="00465E60">
      <w:pPr>
        <w:spacing w:line="480" w:lineRule="auto"/>
        <w:ind w:firstLine="0"/>
        <w:jc w:val="left"/>
        <w:rPr>
          <w:sz w:val="24"/>
          <w:szCs w:val="24"/>
        </w:rPr>
      </w:pPr>
      <w:r>
        <w:rPr>
          <w:noProof/>
          <w:sz w:val="24"/>
          <w:szCs w:val="24"/>
        </w:rPr>
        <w:lastRenderedPageBreak/>
        <w:drawing>
          <wp:inline distT="0" distB="0" distL="0" distR="0" wp14:anchorId="74E7929A" wp14:editId="72F00F29">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0">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14:paraId="499DC0B0" w14:textId="77777777" w:rsidR="00966AC9" w:rsidRPr="001B4DD3" w:rsidRDefault="00465E60" w:rsidP="00DE3568">
      <w:pPr>
        <w:spacing w:line="480" w:lineRule="auto"/>
        <w:ind w:firstLine="0"/>
        <w:jc w:val="left"/>
        <w:rPr>
          <w:iCs/>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r w:rsidR="00966AC9">
        <w:rPr>
          <w:sz w:val="22"/>
          <w:szCs w:val="22"/>
        </w:rPr>
        <w:br w:type="page"/>
      </w:r>
    </w:p>
    <w:p w14:paraId="43F60DB5" w14:textId="77777777" w:rsidR="00F75439" w:rsidRDefault="00966AC9" w:rsidP="00F75439">
      <w:pPr>
        <w:spacing w:line="480" w:lineRule="auto"/>
        <w:ind w:firstLine="0"/>
        <w:jc w:val="left"/>
        <w:rPr>
          <w:sz w:val="24"/>
          <w:szCs w:val="24"/>
        </w:rPr>
      </w:pPr>
      <w:r>
        <w:rPr>
          <w:noProof/>
          <w:sz w:val="24"/>
          <w:szCs w:val="24"/>
        </w:rPr>
        <w:lastRenderedPageBreak/>
        <w:drawing>
          <wp:inline distT="0" distB="0" distL="0" distR="0" wp14:anchorId="7E82836A" wp14:editId="6FF86C85">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1">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14:paraId="5178B690" w14:textId="77777777"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14:paraId="1F009C0A" w14:textId="77777777" w:rsidR="00465E60" w:rsidRDefault="00465E60" w:rsidP="00172B0B">
      <w:pPr>
        <w:spacing w:line="480" w:lineRule="auto"/>
        <w:ind w:firstLine="0"/>
        <w:jc w:val="left"/>
        <w:rPr>
          <w:sz w:val="24"/>
          <w:szCs w:val="24"/>
        </w:rPr>
      </w:pPr>
    </w:p>
    <w:p w14:paraId="756EEA6B" w14:textId="77777777" w:rsidR="00576389" w:rsidRDefault="00262B49" w:rsidP="00576389">
      <w:pPr>
        <w:spacing w:line="480" w:lineRule="auto"/>
        <w:ind w:firstLine="0"/>
        <w:jc w:val="center"/>
        <w:rPr>
          <w:b/>
          <w:sz w:val="24"/>
          <w:szCs w:val="24"/>
        </w:rPr>
      </w:pPr>
      <w:r>
        <w:rPr>
          <w:b/>
          <w:sz w:val="24"/>
          <w:szCs w:val="24"/>
        </w:rPr>
        <w:t>Discussion</w:t>
      </w:r>
    </w:p>
    <w:p w14:paraId="3B241351" w14:textId="0372FC4E"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r w:rsidR="008B7BA3">
        <w:rPr>
          <w:sz w:val="24"/>
          <w:szCs w:val="24"/>
        </w:rPr>
        <w:t xml:space="preserve">their </w:t>
      </w:r>
      <w:r w:rsidR="00664917">
        <w:rPr>
          <w:sz w:val="24"/>
          <w:szCs w:val="24"/>
        </w:rPr>
        <w:t>choice patterns</w:t>
      </w:r>
      <w:r>
        <w:rPr>
          <w:sz w:val="24"/>
          <w:szCs w:val="24"/>
        </w:rPr>
        <w:t>.</w:t>
      </w:r>
      <w:r w:rsidR="000710ED">
        <w:rPr>
          <w:sz w:val="24"/>
          <w:szCs w:val="24"/>
        </w:rPr>
        <w:t xml:space="preserve"> </w:t>
      </w:r>
      <w:r>
        <w:rPr>
          <w:sz w:val="24"/>
          <w:szCs w:val="24"/>
        </w:rPr>
        <w:t xml:space="preserve">The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r w:rsidR="00386762">
        <w:rPr>
          <w:sz w:val="24"/>
          <w:szCs w:val="24"/>
        </w:rPr>
        <w:t xml:space="preserve"> </w:t>
      </w:r>
      <w:r w:rsidR="00915E63">
        <w:rPr>
          <w:sz w:val="24"/>
          <w:szCs w:val="24"/>
        </w:rPr>
        <w:t>compared to a B</w:t>
      </w:r>
      <w:r w:rsidR="00576389" w:rsidRPr="00576389">
        <w:rPr>
          <w:sz w:val="24"/>
          <w:szCs w:val="24"/>
        </w:rPr>
        <w:t>aseline condition</w:t>
      </w:r>
      <w:r w:rsidR="00386762">
        <w:rPr>
          <w:sz w:val="24"/>
          <w:szCs w:val="24"/>
        </w:rPr>
        <w:t>—where they were systematic and highly exploratory</w:t>
      </w:r>
      <w:r w:rsidR="00576389" w:rsidRPr="00576389">
        <w:rPr>
          <w:sz w:val="24"/>
          <w:szCs w:val="24"/>
        </w:rPr>
        <w:t>.</w:t>
      </w:r>
      <w:r w:rsidR="00386762">
        <w:rPr>
          <w:sz w:val="24"/>
          <w:szCs w:val="24"/>
        </w:rPr>
        <w:t xml:space="preserve"> </w:t>
      </w:r>
      <w:r w:rsidR="00633343">
        <w:rPr>
          <w:sz w:val="24"/>
          <w:szCs w:val="24"/>
        </w:rPr>
        <w:lastRenderedPageBreak/>
        <w:t xml:space="preserve">Conversely, while adults </w:t>
      </w:r>
      <w:r w:rsidR="00AA15E9">
        <w:rPr>
          <w:sz w:val="24"/>
          <w:szCs w:val="24"/>
        </w:rPr>
        <w:t>showed</w:t>
      </w:r>
      <w:r w:rsidR="00386762">
        <w:rPr>
          <w:sz w:val="24"/>
          <w:szCs w:val="24"/>
        </w:rPr>
        <w:t xml:space="preserve"> effects of saliency on </w:t>
      </w:r>
      <w:r w:rsidR="00E92D50">
        <w:rPr>
          <w:sz w:val="24"/>
          <w:szCs w:val="24"/>
        </w:rPr>
        <w:t>their choice proportions</w:t>
      </w:r>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5F253C">
        <w:rPr>
          <w:sz w:val="24"/>
          <w:szCs w:val="24"/>
          <w:highlight w:val="yellow"/>
        </w:rPr>
        <w:t xml:space="preserve"> </w:t>
      </w:r>
      <w:r w:rsidR="00BD65AD">
        <w:rPr>
          <w:sz w:val="24"/>
          <w:szCs w:val="24"/>
        </w:rPr>
        <w:t xml:space="preserve">exploration </w:t>
      </w:r>
      <w:r w:rsidR="00E92D50">
        <w:rPr>
          <w:sz w:val="24"/>
          <w:szCs w:val="24"/>
        </w:rPr>
        <w:t>(</w:t>
      </w:r>
      <w:r w:rsidR="00386762">
        <w:rPr>
          <w:sz w:val="24"/>
          <w:szCs w:val="24"/>
        </w:rPr>
        <w:t>Figure 4).</w:t>
      </w:r>
    </w:p>
    <w:p w14:paraId="15BC6BD2" w14:textId="4B48EC00" w:rsidR="00D83749" w:rsidRPr="00576389" w:rsidRDefault="000D643B" w:rsidP="003F6517">
      <w:pPr>
        <w:spacing w:line="480" w:lineRule="auto"/>
        <w:ind w:firstLine="720"/>
        <w:jc w:val="left"/>
        <w:rPr>
          <w:sz w:val="24"/>
          <w:szCs w:val="24"/>
        </w:rPr>
      </w:pPr>
      <w:r>
        <w:rPr>
          <w:sz w:val="24"/>
          <w:szCs w:val="24"/>
        </w:rPr>
        <w:t>Additionally</w:t>
      </w:r>
      <w:r w:rsidR="00576389" w:rsidRPr="00576389">
        <w:rPr>
          <w:sz w:val="24"/>
          <w:szCs w:val="24"/>
        </w:rPr>
        <w:t xml:space="preserve">, children’s choices were </w:t>
      </w:r>
      <w:r w:rsidR="00130A73">
        <w:rPr>
          <w:sz w:val="24"/>
          <w:szCs w:val="24"/>
        </w:rPr>
        <w:t xml:space="preserve">not </w:t>
      </w:r>
      <w:r w:rsidR="00576389" w:rsidRPr="00576389">
        <w:rPr>
          <w:sz w:val="24"/>
          <w:szCs w:val="24"/>
        </w:rPr>
        <w:t xml:space="preserve">simply </w:t>
      </w:r>
      <w:r w:rsidR="00ED0E9A">
        <w:rPr>
          <w:sz w:val="24"/>
          <w:szCs w:val="24"/>
        </w:rPr>
        <w:t>salience</w:t>
      </w:r>
      <w:r w:rsidR="00576389" w:rsidRPr="00576389">
        <w:rPr>
          <w:sz w:val="24"/>
          <w:szCs w:val="24"/>
        </w:rPr>
        <w:t>-</w:t>
      </w:r>
      <w:r w:rsidR="00130A73">
        <w:rPr>
          <w:sz w:val="24"/>
          <w:szCs w:val="24"/>
        </w:rPr>
        <w:t>driven;</w:t>
      </w:r>
      <w:r w:rsidR="00576389" w:rsidRPr="00576389">
        <w:rPr>
          <w:sz w:val="24"/>
          <w:szCs w:val="24"/>
        </w:rPr>
        <w:t xml:space="preserve"> the effect of saliency was dependent on whether or not </w:t>
      </w:r>
      <w:r w:rsidR="00855D8B">
        <w:rPr>
          <w:sz w:val="24"/>
          <w:szCs w:val="24"/>
        </w:rPr>
        <w:t>salience</w:t>
      </w:r>
      <w:r w:rsidR="00855D8B" w:rsidRPr="00576389">
        <w:rPr>
          <w:sz w:val="24"/>
          <w:szCs w:val="24"/>
        </w:rPr>
        <w:t xml:space="preserve"> </w:t>
      </w:r>
      <w:r w:rsidR="00576389" w:rsidRPr="00576389">
        <w:rPr>
          <w:sz w:val="24"/>
          <w:szCs w:val="24"/>
        </w:rPr>
        <w:t xml:space="preserve">was congruent with reward </w:t>
      </w:r>
      <w:r w:rsidR="00855D8B">
        <w:rPr>
          <w:sz w:val="24"/>
          <w:szCs w:val="24"/>
        </w:rPr>
        <w:t>value</w:t>
      </w:r>
      <w:r w:rsidR="00576389" w:rsidRPr="00576389">
        <w:rPr>
          <w:sz w:val="24"/>
          <w:szCs w:val="24"/>
        </w:rPr>
        <w:t xml:space="preserve">. When the salient option was valuable, children chose </w:t>
      </w:r>
      <w:r w:rsidR="004C30C7">
        <w:rPr>
          <w:sz w:val="24"/>
          <w:szCs w:val="24"/>
        </w:rPr>
        <w:t>it</w:t>
      </w:r>
      <w:r w:rsidR="00576389" w:rsidRPr="00576389">
        <w:rPr>
          <w:sz w:val="24"/>
          <w:szCs w:val="24"/>
        </w:rPr>
        <w:t xml:space="preserve"> more often than in the other conditions. But, when the salient option was low in value, it was not chosen more </w:t>
      </w:r>
      <w:r w:rsidR="00855D8B">
        <w:rPr>
          <w:sz w:val="24"/>
          <w:szCs w:val="24"/>
        </w:rPr>
        <w:t xml:space="preserve">(or less) </w:t>
      </w:r>
      <w:r w:rsidR="00576389" w:rsidRPr="00576389">
        <w:rPr>
          <w:sz w:val="24"/>
          <w:szCs w:val="24"/>
        </w:rPr>
        <w:t xml:space="preserve">often than in the </w:t>
      </w:r>
      <w:r w:rsidR="0001041D">
        <w:rPr>
          <w:sz w:val="24"/>
          <w:szCs w:val="24"/>
        </w:rPr>
        <w:t>Baseline</w:t>
      </w:r>
      <w:r w:rsidR="00576389" w:rsidRPr="00576389">
        <w:rPr>
          <w:sz w:val="24"/>
          <w:szCs w:val="24"/>
        </w:rPr>
        <w:t xml:space="preserve"> condition.</w:t>
      </w:r>
      <w:r w:rsidR="003C3C56">
        <w:rPr>
          <w:sz w:val="24"/>
          <w:szCs w:val="24"/>
        </w:rPr>
        <w:t xml:space="preserve"> </w:t>
      </w:r>
      <w:r w:rsidR="00B21D0B">
        <w:rPr>
          <w:sz w:val="24"/>
          <w:szCs w:val="24"/>
        </w:rPr>
        <w:t>It was also not</w:t>
      </w:r>
      <w:r w:rsidR="003C3C56">
        <w:rPr>
          <w:sz w:val="24"/>
          <w:szCs w:val="24"/>
        </w:rPr>
        <w:t xml:space="preserve"> selected less than the other options</w:t>
      </w:r>
      <w:r w:rsidR="00664917">
        <w:rPr>
          <w:sz w:val="24"/>
          <w:szCs w:val="24"/>
        </w:rPr>
        <w:t>, suggesting that the results were not simply due to saliency facilitating learning</w:t>
      </w:r>
      <w:r w:rsidR="003C3C56">
        <w:rPr>
          <w:sz w:val="24"/>
          <w:szCs w:val="24"/>
        </w:rPr>
        <w:t>.</w:t>
      </w:r>
      <w:r w:rsidR="00576389" w:rsidRPr="00576389">
        <w:rPr>
          <w:sz w:val="24"/>
          <w:szCs w:val="24"/>
        </w:rPr>
        <w:t xml:space="preserve"> </w:t>
      </w:r>
    </w:p>
    <w:p w14:paraId="7CD3E521" w14:textId="585BD4AD" w:rsidR="00D83749" w:rsidRDefault="00576389" w:rsidP="003F6517">
      <w:pPr>
        <w:spacing w:line="480" w:lineRule="auto"/>
        <w:ind w:firstLine="720"/>
        <w:rPr>
          <w:sz w:val="24"/>
          <w:szCs w:val="24"/>
        </w:rPr>
      </w:pPr>
      <w:r w:rsidRPr="00576389">
        <w:rPr>
          <w:sz w:val="24"/>
          <w:szCs w:val="24"/>
        </w:rPr>
        <w:t xml:space="preserve">These results </w:t>
      </w:r>
      <w:r w:rsidR="00D83749" w:rsidRPr="00576389">
        <w:rPr>
          <w:sz w:val="24"/>
          <w:szCs w:val="24"/>
        </w:rPr>
        <w:t>suggest a compl</w:t>
      </w:r>
      <w:r w:rsidR="00D83749">
        <w:rPr>
          <w:sz w:val="24"/>
          <w:szCs w:val="24"/>
        </w:rPr>
        <w:t>ex influence</w:t>
      </w:r>
      <w:r w:rsidR="00D83749" w:rsidRPr="00576389">
        <w:rPr>
          <w:sz w:val="24"/>
          <w:szCs w:val="24"/>
        </w:rPr>
        <w:t xml:space="preserve"> of attention </w:t>
      </w:r>
      <w:r w:rsidR="00D83749">
        <w:rPr>
          <w:sz w:val="24"/>
          <w:szCs w:val="24"/>
        </w:rPr>
        <w:t>on</w:t>
      </w:r>
      <w:r w:rsidR="00D83749" w:rsidRPr="00576389">
        <w:rPr>
          <w:sz w:val="24"/>
          <w:szCs w:val="24"/>
        </w:rPr>
        <w:t xml:space="preserve"> young children’s choices</w:t>
      </w:r>
      <w:r w:rsidR="00D83749">
        <w:rPr>
          <w:sz w:val="24"/>
          <w:szCs w:val="24"/>
        </w:rPr>
        <w:t xml:space="preserve">, and </w:t>
      </w:r>
      <w:r w:rsidRPr="00576389">
        <w:rPr>
          <w:sz w:val="24"/>
          <w:szCs w:val="24"/>
        </w:rPr>
        <w:t>point to an integral role of</w:t>
      </w:r>
      <w:r w:rsidR="00E95BA4">
        <w:rPr>
          <w:sz w:val="24"/>
          <w:szCs w:val="24"/>
        </w:rPr>
        <w:t xml:space="preserve">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r w:rsidR="00B20EF1">
        <w:rPr>
          <w:sz w:val="24"/>
          <w:szCs w:val="24"/>
        </w:rPr>
        <w:t>ion</w:t>
      </w:r>
      <w:r w:rsidR="00061CF7">
        <w:rPr>
          <w:sz w:val="24"/>
          <w:szCs w:val="24"/>
        </w:rPr>
        <w:t>—</w:t>
      </w:r>
      <w:r w:rsidR="00E95BA4">
        <w:rPr>
          <w:sz w:val="24"/>
          <w:szCs w:val="24"/>
        </w:rPr>
        <w:t xml:space="preserve">in contrast to adults’ tendency to both selectively attend and maximize reward. </w:t>
      </w:r>
      <w:r w:rsidR="00D83749" w:rsidRPr="00576389">
        <w:rPr>
          <w:sz w:val="24"/>
          <w:szCs w:val="24"/>
        </w:rPr>
        <w:t>When salienc</w:t>
      </w:r>
      <w:r w:rsidR="00D83749">
        <w:rPr>
          <w:sz w:val="24"/>
          <w:szCs w:val="24"/>
        </w:rPr>
        <w:t>e is equivalent among the options</w:t>
      </w:r>
      <w:r w:rsidR="00D83749" w:rsidRPr="00576389">
        <w:rPr>
          <w:sz w:val="24"/>
          <w:szCs w:val="24"/>
        </w:rPr>
        <w:t>, systematic exploration dominates, with less recently sampled</w:t>
      </w:r>
      <w:r w:rsidR="00D83749">
        <w:rPr>
          <w:sz w:val="24"/>
          <w:szCs w:val="24"/>
        </w:rPr>
        <w:t xml:space="preserve"> options</w:t>
      </w:r>
      <w:r w:rsidR="00D83749" w:rsidRPr="00576389">
        <w:rPr>
          <w:sz w:val="24"/>
          <w:szCs w:val="24"/>
        </w:rPr>
        <w:t xml:space="preserve"> more likely to be selected.</w:t>
      </w:r>
      <w:r w:rsidR="00D83749">
        <w:rPr>
          <w:sz w:val="24"/>
          <w:szCs w:val="24"/>
        </w:rPr>
        <w:t xml:space="preserve"> It may be that children’s default attention allocation pattern </w:t>
      </w:r>
      <w:r w:rsidR="00D83749" w:rsidRPr="00AB0963">
        <w:rPr>
          <w:sz w:val="24"/>
          <w:szCs w:val="24"/>
        </w:rPr>
        <w:t>enable</w:t>
      </w:r>
      <w:r w:rsidR="00D83749">
        <w:rPr>
          <w:sz w:val="24"/>
          <w:szCs w:val="24"/>
        </w:rPr>
        <w:t>s</w:t>
      </w:r>
      <w:r w:rsidR="00D83749" w:rsidRPr="00AB0963">
        <w:rPr>
          <w:sz w:val="24"/>
          <w:szCs w:val="24"/>
        </w:rPr>
        <w:t xml:space="preserve"> systematic exploration through graded novelty preference (</w:t>
      </w:r>
      <w:r w:rsidR="00D83749">
        <w:rPr>
          <w:sz w:val="24"/>
          <w:szCs w:val="24"/>
        </w:rPr>
        <w:t>wherein novelty steadily increases over time as an option is not attended, becoming more likely to attract attention</w:t>
      </w:r>
      <w:r w:rsidR="00D83749" w:rsidRPr="00AB0963">
        <w:rPr>
          <w:sz w:val="24"/>
          <w:szCs w:val="24"/>
        </w:rPr>
        <w:t>).</w:t>
      </w:r>
      <w:r w:rsidR="00D83749">
        <w:rPr>
          <w:sz w:val="24"/>
          <w:szCs w:val="24"/>
        </w:rPr>
        <w:t xml:space="preserve"> Manipulating bottom-up attention</w:t>
      </w:r>
      <w:r w:rsidR="00D83749" w:rsidRPr="00576389">
        <w:rPr>
          <w:sz w:val="24"/>
          <w:szCs w:val="24"/>
        </w:rPr>
        <w:t xml:space="preserve"> disrupt</w:t>
      </w:r>
      <w:r w:rsidR="00D83749">
        <w:rPr>
          <w:sz w:val="24"/>
          <w:szCs w:val="24"/>
        </w:rPr>
        <w:t>s</w:t>
      </w:r>
      <w:r w:rsidR="00D83749" w:rsidRPr="00576389">
        <w:rPr>
          <w:sz w:val="24"/>
          <w:szCs w:val="24"/>
        </w:rPr>
        <w:t xml:space="preserve"> this process</w:t>
      </w:r>
      <w:r w:rsidR="00D83749">
        <w:rPr>
          <w:sz w:val="24"/>
          <w:szCs w:val="24"/>
        </w:rPr>
        <w:t xml:space="preserve"> by altering the relative saliency of the choice options</w:t>
      </w:r>
      <w:r w:rsidR="00D83749" w:rsidRPr="00576389">
        <w:rPr>
          <w:sz w:val="24"/>
          <w:szCs w:val="24"/>
        </w:rPr>
        <w:t xml:space="preserve">,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p>
    <w:p w14:paraId="39FDB672" w14:textId="05C42328" w:rsidR="00D83749" w:rsidRDefault="003321D0" w:rsidP="00F10F49">
      <w:pPr>
        <w:spacing w:line="480" w:lineRule="auto"/>
        <w:ind w:firstLine="720"/>
        <w:rPr>
          <w:sz w:val="24"/>
          <w:szCs w:val="24"/>
        </w:rPr>
      </w:pPr>
      <w:r>
        <w:rPr>
          <w:sz w:val="24"/>
          <w:szCs w:val="24"/>
        </w:rPr>
        <w:t xml:space="preserve">Attention and decision-making may be intricately linked in both children and adults </w:t>
      </w:r>
      <w:r w:rsidR="00AF74DE">
        <w:rPr>
          <w:sz w:val="24"/>
          <w:szCs w:val="24"/>
        </w:rPr>
        <w:t>(</w:t>
      </w:r>
      <w:proofErr w:type="spellStart"/>
      <w:r w:rsidR="00AF74DE" w:rsidRPr="00576389">
        <w:rPr>
          <w:sz w:val="24"/>
          <w:szCs w:val="24"/>
        </w:rPr>
        <w:t>Konovalov</w:t>
      </w:r>
      <w:proofErr w:type="spellEnd"/>
      <w:r w:rsidR="00AF74DE" w:rsidRPr="00576389">
        <w:rPr>
          <w:sz w:val="24"/>
          <w:szCs w:val="24"/>
        </w:rPr>
        <w:t xml:space="preserve"> &amp; </w:t>
      </w:r>
      <w:proofErr w:type="spellStart"/>
      <w:r w:rsidR="00AF74DE" w:rsidRPr="00576389">
        <w:rPr>
          <w:sz w:val="24"/>
          <w:szCs w:val="24"/>
        </w:rPr>
        <w:t>Krajbich</w:t>
      </w:r>
      <w:proofErr w:type="spellEnd"/>
      <w:r w:rsidR="00AF74DE">
        <w:rPr>
          <w:sz w:val="24"/>
          <w:szCs w:val="24"/>
        </w:rPr>
        <w:t xml:space="preserve">, </w:t>
      </w:r>
      <w:r w:rsidR="00AF74DE" w:rsidRPr="00576389">
        <w:rPr>
          <w:sz w:val="24"/>
          <w:szCs w:val="24"/>
        </w:rPr>
        <w:t>2016</w:t>
      </w:r>
      <w:r w:rsidR="00AF74DE">
        <w:rPr>
          <w:sz w:val="24"/>
          <w:szCs w:val="24"/>
        </w:rPr>
        <w:t xml:space="preserve">; Smith &amp; </w:t>
      </w:r>
      <w:proofErr w:type="spellStart"/>
      <w:r w:rsidR="00AF74DE">
        <w:rPr>
          <w:sz w:val="24"/>
          <w:szCs w:val="24"/>
        </w:rPr>
        <w:t>Krajbich</w:t>
      </w:r>
      <w:proofErr w:type="spellEnd"/>
      <w:r w:rsidR="00AF74DE">
        <w:rPr>
          <w:sz w:val="24"/>
          <w:szCs w:val="24"/>
        </w:rPr>
        <w:t>, 2018)</w:t>
      </w:r>
      <w:r w:rsidR="00D042FE">
        <w:rPr>
          <w:sz w:val="24"/>
          <w:szCs w:val="24"/>
        </w:rPr>
        <w:t>, and development</w:t>
      </w:r>
      <w:r w:rsidR="00D10F1D">
        <w:rPr>
          <w:sz w:val="24"/>
          <w:szCs w:val="24"/>
        </w:rPr>
        <w:t xml:space="preserve">al changes in attention </w:t>
      </w:r>
      <w:r w:rsidR="00D042FE">
        <w:rPr>
          <w:sz w:val="24"/>
          <w:szCs w:val="24"/>
        </w:rPr>
        <w:t xml:space="preserve">may be an important factor in the development of </w:t>
      </w:r>
      <w:r w:rsidR="00D83749">
        <w:rPr>
          <w:sz w:val="24"/>
          <w:szCs w:val="24"/>
        </w:rPr>
        <w:t>decision-making</w:t>
      </w:r>
      <w:r w:rsidR="00D042FE">
        <w:rPr>
          <w:sz w:val="24"/>
          <w:szCs w:val="24"/>
        </w:rPr>
        <w:t>.</w:t>
      </w:r>
      <w:r w:rsidR="00341609">
        <w:rPr>
          <w:sz w:val="24"/>
          <w:szCs w:val="24"/>
        </w:rPr>
        <w:t xml:space="preserve"> </w:t>
      </w:r>
      <w:r w:rsidR="003701E9">
        <w:rPr>
          <w:sz w:val="24"/>
          <w:szCs w:val="24"/>
        </w:rPr>
        <w:t xml:space="preserve">Children’s increasing ability to </w:t>
      </w:r>
      <w:r w:rsidR="00352382">
        <w:rPr>
          <w:sz w:val="24"/>
          <w:szCs w:val="24"/>
        </w:rPr>
        <w:t>attend</w:t>
      </w:r>
      <w:r w:rsidR="003701E9">
        <w:rPr>
          <w:sz w:val="24"/>
          <w:szCs w:val="24"/>
        </w:rPr>
        <w:t xml:space="preserve"> selectively may coincide with an increase in maximizing their choices toward rewarding actions. Younger children’s choices </w:t>
      </w:r>
      <w:r w:rsidR="00EA6EDD">
        <w:rPr>
          <w:sz w:val="24"/>
          <w:szCs w:val="24"/>
        </w:rPr>
        <w:t>seem to be geared toward</w:t>
      </w:r>
      <w:r w:rsidR="003701E9">
        <w:rPr>
          <w:sz w:val="24"/>
          <w:szCs w:val="24"/>
        </w:rPr>
        <w:t xml:space="preserve"> learning</w:t>
      </w:r>
      <w:r w:rsidR="00EA6EDD">
        <w:rPr>
          <w:sz w:val="24"/>
          <w:szCs w:val="24"/>
        </w:rPr>
        <w:t xml:space="preserve"> rather than maximizing </w:t>
      </w:r>
      <w:r w:rsidR="00EA6EDD">
        <w:rPr>
          <w:sz w:val="24"/>
          <w:szCs w:val="24"/>
        </w:rPr>
        <w:lastRenderedPageBreak/>
        <w:t>reward</w:t>
      </w:r>
      <w:r w:rsidR="003701E9">
        <w:rPr>
          <w:sz w:val="24"/>
          <w:szCs w:val="24"/>
        </w:rPr>
        <w:t>,</w:t>
      </w:r>
      <w:r w:rsidR="007A45FD">
        <w:rPr>
          <w:sz w:val="24"/>
          <w:szCs w:val="24"/>
        </w:rPr>
        <w:t xml:space="preserve"> a tendency which may be directly linked low cognitive control (</w:t>
      </w:r>
      <w:proofErr w:type="spellStart"/>
      <w:r w:rsidR="007A45FD" w:rsidRPr="00C927CF">
        <w:rPr>
          <w:sz w:val="24"/>
          <w:szCs w:val="24"/>
        </w:rPr>
        <w:t>Chrysikou</w:t>
      </w:r>
      <w:proofErr w:type="spellEnd"/>
      <w:r w:rsidR="007A45FD" w:rsidRPr="00C927CF">
        <w:rPr>
          <w:sz w:val="24"/>
          <w:szCs w:val="24"/>
        </w:rPr>
        <w:t>, Weber</w:t>
      </w:r>
      <w:r w:rsidR="00604AA8">
        <w:rPr>
          <w:sz w:val="24"/>
          <w:szCs w:val="24"/>
        </w:rPr>
        <w:t>,</w:t>
      </w:r>
      <w:r w:rsidR="007A45FD" w:rsidRPr="00C927CF">
        <w:rPr>
          <w:sz w:val="24"/>
          <w:szCs w:val="24"/>
        </w:rPr>
        <w:t xml:space="preserve"> &amp; Thompson-</w:t>
      </w:r>
      <w:proofErr w:type="spellStart"/>
      <w:r w:rsidR="007A45FD" w:rsidRPr="00C927CF">
        <w:rPr>
          <w:sz w:val="24"/>
          <w:szCs w:val="24"/>
        </w:rPr>
        <w:t>Schill</w:t>
      </w:r>
      <w:proofErr w:type="spellEnd"/>
      <w:r w:rsidR="007A45FD" w:rsidRPr="00C927CF">
        <w:rPr>
          <w:sz w:val="24"/>
          <w:szCs w:val="24"/>
        </w:rPr>
        <w:t>, 2013</w:t>
      </w:r>
      <w:r w:rsidR="007A45FD">
        <w:rPr>
          <w:sz w:val="24"/>
          <w:szCs w:val="24"/>
        </w:rPr>
        <w:t>), and which is supported by</w:t>
      </w:r>
      <w:r w:rsidR="003701E9">
        <w:rPr>
          <w:sz w:val="24"/>
          <w:szCs w:val="24"/>
        </w:rPr>
        <w:t xml:space="preserve"> several recent findings showing that</w:t>
      </w:r>
      <w:r w:rsidR="00590FCB">
        <w:rPr>
          <w:sz w:val="24"/>
          <w:szCs w:val="24"/>
        </w:rPr>
        <w:t>,</w:t>
      </w:r>
      <w:r w:rsidR="003701E9">
        <w:rPr>
          <w:sz w:val="24"/>
          <w:szCs w:val="24"/>
        </w:rPr>
        <w:t xml:space="preserve"> despite knowing the </w:t>
      </w:r>
      <w:r w:rsidR="004011AD">
        <w:rPr>
          <w:sz w:val="24"/>
          <w:szCs w:val="24"/>
        </w:rPr>
        <w:t>best</w:t>
      </w:r>
      <w:r w:rsidR="003701E9">
        <w:rPr>
          <w:sz w:val="24"/>
          <w:szCs w:val="24"/>
        </w:rPr>
        <w:t xml:space="preserve"> option</w:t>
      </w:r>
      <w:r w:rsidR="00590FCB">
        <w:rPr>
          <w:sz w:val="24"/>
          <w:szCs w:val="24"/>
        </w:rPr>
        <w:t>,</w:t>
      </w:r>
      <w:r w:rsidR="003701E9">
        <w:rPr>
          <w:sz w:val="24"/>
          <w:szCs w:val="24"/>
        </w:rPr>
        <w:t xml:space="preserve"> children are less likely than adults to maximize their choices toward it (Plate</w:t>
      </w:r>
      <w:r w:rsidR="00EA6EDD">
        <w:rPr>
          <w:sz w:val="24"/>
          <w:szCs w:val="24"/>
        </w:rPr>
        <w:t xml:space="preserve"> et al. 2018; Blanco &amp; Sloutsky, 2019 </w:t>
      </w:r>
      <w:r w:rsidR="000F1290">
        <w:rPr>
          <w:i/>
          <w:iCs/>
          <w:sz w:val="24"/>
          <w:szCs w:val="24"/>
        </w:rPr>
        <w:t>PsyArXiv</w:t>
      </w:r>
      <w:r w:rsidR="00EA6EDD">
        <w:rPr>
          <w:sz w:val="24"/>
          <w:szCs w:val="24"/>
        </w:rPr>
        <w:t xml:space="preserve">). </w:t>
      </w:r>
    </w:p>
    <w:p w14:paraId="1257C0AD" w14:textId="77777777" w:rsidR="00EA6EDD" w:rsidRDefault="00EA6EDD">
      <w:pPr>
        <w:spacing w:line="480" w:lineRule="auto"/>
        <w:ind w:firstLine="720"/>
        <w:rPr>
          <w:sz w:val="24"/>
          <w:szCs w:val="24"/>
        </w:rPr>
      </w:pPr>
      <w:r>
        <w:rPr>
          <w:sz w:val="24"/>
          <w:szCs w:val="24"/>
        </w:rPr>
        <w:t>Understanding the</w:t>
      </w:r>
      <w:r w:rsidR="00341609">
        <w:rPr>
          <w:sz w:val="24"/>
          <w:szCs w:val="24"/>
        </w:rPr>
        <w:t xml:space="preserve"> critical and complex interaction of </w:t>
      </w:r>
      <w:r>
        <w:rPr>
          <w:sz w:val="24"/>
          <w:szCs w:val="24"/>
        </w:rPr>
        <w:t>attentional mechanisms</w:t>
      </w:r>
      <w:r w:rsidR="00341609">
        <w:rPr>
          <w:sz w:val="24"/>
          <w:szCs w:val="24"/>
        </w:rPr>
        <w:t xml:space="preserve"> and</w:t>
      </w:r>
      <w:r>
        <w:rPr>
          <w:sz w:val="24"/>
          <w:szCs w:val="24"/>
        </w:rPr>
        <w:t xml:space="preserve"> decision</w:t>
      </w:r>
      <w:r w:rsidR="002B5A86">
        <w:rPr>
          <w:sz w:val="24"/>
          <w:szCs w:val="24"/>
        </w:rPr>
        <w:t>-making</w:t>
      </w:r>
      <w:r w:rsidR="00341609">
        <w:rPr>
          <w:sz w:val="24"/>
          <w:szCs w:val="24"/>
        </w:rPr>
        <w:t xml:space="preserve"> </w:t>
      </w:r>
      <w:r>
        <w:rPr>
          <w:sz w:val="24"/>
          <w:szCs w:val="24"/>
        </w:rPr>
        <w:t>is an exciting area of future research and may be particularly important factor in understanding cognitive development.</w:t>
      </w:r>
    </w:p>
    <w:p w14:paraId="4B876113" w14:textId="77777777"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14:paraId="23A3E088" w14:textId="77777777" w:rsidR="00576389" w:rsidRDefault="00576389" w:rsidP="00576389">
      <w:pPr>
        <w:pStyle w:val="Heading1"/>
        <w:spacing w:before="220" w:line="480" w:lineRule="auto"/>
      </w:pPr>
      <w:r>
        <w:lastRenderedPageBreak/>
        <w:t>Acknowledgments</w:t>
      </w:r>
    </w:p>
    <w:p w14:paraId="60E997F2"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7C77173F" w14:textId="77777777" w:rsidR="00576389" w:rsidRDefault="00576389">
      <w:pPr>
        <w:ind w:firstLine="0"/>
        <w:jc w:val="left"/>
        <w:rPr>
          <w:sz w:val="24"/>
          <w:szCs w:val="24"/>
        </w:rPr>
      </w:pPr>
      <w:r>
        <w:rPr>
          <w:sz w:val="24"/>
          <w:szCs w:val="24"/>
        </w:rPr>
        <w:br w:type="page"/>
      </w:r>
    </w:p>
    <w:p w14:paraId="7FC3C125"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084041D8"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242ABC35"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168314B3" w14:textId="77777777"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3DBDC988" w14:textId="77777777"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14:paraId="70056894" w14:textId="0ED6ADD5"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14:paraId="1A89E57C" w14:textId="77777777"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14:paraId="172246BB" w14:textId="3B47C6B3"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14:paraId="19002131"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3506238D" w14:textId="77777777" w:rsidR="00140DC9" w:rsidRDefault="00140DC9" w:rsidP="00576389">
      <w:pPr>
        <w:pStyle w:val="Reference"/>
        <w:spacing w:line="480" w:lineRule="auto"/>
        <w:ind w:left="360" w:hanging="360"/>
        <w:rPr>
          <w:sz w:val="24"/>
          <w:szCs w:val="24"/>
        </w:rPr>
      </w:pPr>
      <w:r w:rsidRPr="00140DC9">
        <w:rPr>
          <w:sz w:val="24"/>
          <w:szCs w:val="24"/>
        </w:rPr>
        <w:lastRenderedPageBreak/>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14:paraId="478EAE64"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47C507D2"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6CC9E6CB"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7AAEE4C0" w14:textId="77777777"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14:paraId="65FBEF8B"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0D218695"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5A34C8DC" w14:textId="77777777"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360A8BBF" w14:textId="77777777"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14:paraId="4D9FE079" w14:textId="77777777" w:rsid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2AC62513" w14:textId="77777777" w:rsidR="00045653" w:rsidRPr="00576389" w:rsidRDefault="00045653" w:rsidP="00576389">
      <w:pPr>
        <w:pStyle w:val="Reference"/>
        <w:spacing w:line="480" w:lineRule="auto"/>
        <w:ind w:left="360" w:hanging="360"/>
        <w:rPr>
          <w:sz w:val="24"/>
          <w:szCs w:val="24"/>
        </w:rPr>
      </w:pPr>
      <w:r w:rsidRPr="00045653">
        <w:rPr>
          <w:sz w:val="24"/>
          <w:szCs w:val="24"/>
        </w:rPr>
        <w:lastRenderedPageBreak/>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0E891476" w14:textId="77777777"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3BE29C14" w14:textId="77777777" w:rsidR="001101F4" w:rsidRPr="00576389" w:rsidRDefault="001101F4" w:rsidP="00576389">
      <w:pPr>
        <w:pStyle w:val="Reference"/>
        <w:spacing w:line="480" w:lineRule="auto"/>
        <w:ind w:left="360" w:hanging="360"/>
        <w:rPr>
          <w:sz w:val="24"/>
          <w:szCs w:val="24"/>
        </w:rPr>
      </w:pPr>
      <w:commentRangeStart w:id="17"/>
      <w:r w:rsidRPr="001101F4">
        <w:rPr>
          <w:sz w:val="24"/>
          <w:szCs w:val="24"/>
        </w:rPr>
        <w:t xml:space="preserve">Schulz, E., Wu, C. M., Ruggeri, A., &amp; </w:t>
      </w:r>
      <w:proofErr w:type="spellStart"/>
      <w:r w:rsidRPr="001101F4">
        <w:rPr>
          <w:sz w:val="24"/>
          <w:szCs w:val="24"/>
        </w:rPr>
        <w:t>Meder</w:t>
      </w:r>
      <w:proofErr w:type="spellEnd"/>
      <w:r w:rsidRPr="001101F4">
        <w:rPr>
          <w:sz w:val="24"/>
          <w:szCs w:val="24"/>
        </w:rPr>
        <w:t>, B. (2019). Searching for rewards like a child</w:t>
      </w:r>
      <w:r w:rsidR="002B19A3">
        <w:rPr>
          <w:sz w:val="24"/>
          <w:szCs w:val="24"/>
        </w:rPr>
        <w:t xml:space="preserve"> </w:t>
      </w:r>
      <w:r w:rsidRPr="001101F4">
        <w:rPr>
          <w:sz w:val="24"/>
          <w:szCs w:val="24"/>
        </w:rPr>
        <w:t>means less generalization and more directed exploration.</w:t>
      </w:r>
      <w:r>
        <w:rPr>
          <w:sz w:val="24"/>
          <w:szCs w:val="24"/>
        </w:rPr>
        <w:t xml:space="preserve"> </w:t>
      </w:r>
      <w:proofErr w:type="spellStart"/>
      <w:r w:rsidRPr="00172B0B">
        <w:rPr>
          <w:i/>
          <w:iCs/>
          <w:sz w:val="24"/>
          <w:szCs w:val="24"/>
        </w:rPr>
        <w:t>BioRxiv</w:t>
      </w:r>
      <w:proofErr w:type="spellEnd"/>
      <w:r w:rsidRPr="001101F4">
        <w:rPr>
          <w:sz w:val="24"/>
          <w:szCs w:val="24"/>
        </w:rPr>
        <w:t>, 327593.</w:t>
      </w:r>
      <w:commentRangeEnd w:id="17"/>
      <w:r w:rsidR="00681ED2">
        <w:rPr>
          <w:rStyle w:val="CommentReference"/>
          <w:rFonts w:eastAsia="Times"/>
        </w:rPr>
        <w:commentReference w:id="17"/>
      </w:r>
    </w:p>
    <w:p w14:paraId="7F8A815B" w14:textId="77777777"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7F9174F1" w14:textId="77777777"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14:paraId="0A404F8B"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60384310" w14:textId="77777777"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6971A629" w14:textId="77777777"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5"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14:paraId="4D717ED6" w14:textId="262D8B7F" w:rsidR="00576389" w:rsidRPr="00576389" w:rsidRDefault="00576389" w:rsidP="005F253C">
      <w:pPr>
        <w:pStyle w:val="Reference"/>
        <w:spacing w:line="480" w:lineRule="auto"/>
        <w:ind w:left="360" w:hanging="360"/>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sectPr w:rsidR="00576389" w:rsidRPr="00576389" w:rsidSect="0091393B">
      <w:headerReference w:type="even" r:id="rId16"/>
      <w:headerReference w:type="default" r:id="rId1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Nate Blanco" w:date="2020-01-14T14:16:00Z" w:initials="NB">
    <w:p w14:paraId="68E3D844" w14:textId="5D051D19" w:rsidR="00681ED2" w:rsidRDefault="00681ED2">
      <w:pPr>
        <w:pStyle w:val="CommentText"/>
      </w:pPr>
      <w:r>
        <w:rPr>
          <w:rStyle w:val="CommentReference"/>
        </w:rPr>
        <w:annotationRef/>
      </w:r>
      <w:r>
        <w:t>Update this citation for the revision</w:t>
      </w:r>
      <w:bookmarkStart w:id="18" w:name="_GoBack"/>
      <w:bookmarkEnd w:id="1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E3D8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3D844" w16cid:durableId="21C84B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E5DD6" w14:textId="77777777" w:rsidR="001434C9" w:rsidRDefault="001434C9" w:rsidP="0091393B">
      <w:r>
        <w:separator/>
      </w:r>
    </w:p>
  </w:endnote>
  <w:endnote w:type="continuationSeparator" w:id="0">
    <w:p w14:paraId="22A554FB" w14:textId="77777777" w:rsidR="001434C9" w:rsidRDefault="001434C9"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F3691" w14:textId="77777777" w:rsidR="001434C9" w:rsidRDefault="001434C9" w:rsidP="0091393B">
      <w:r>
        <w:separator/>
      </w:r>
    </w:p>
  </w:footnote>
  <w:footnote w:type="continuationSeparator" w:id="0">
    <w:p w14:paraId="4D652A38" w14:textId="77777777" w:rsidR="001434C9" w:rsidRDefault="001434C9"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BF654" w14:textId="77777777" w:rsidR="003701E9" w:rsidRDefault="003701E9"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5D15B" w14:textId="77777777" w:rsidR="003701E9" w:rsidRDefault="003701E9"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24CF4" w14:textId="77777777" w:rsidR="003701E9" w:rsidRPr="00B378D3" w:rsidRDefault="003701E9"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772EE37C" w14:textId="77777777" w:rsidR="003701E9" w:rsidRPr="00B378D3" w:rsidRDefault="003701E9"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426C"/>
    <w:rsid w:val="00020938"/>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1E75"/>
    <w:rsid w:val="0007745C"/>
    <w:rsid w:val="00080DE2"/>
    <w:rsid w:val="00083BE7"/>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591B"/>
    <w:rsid w:val="000D643B"/>
    <w:rsid w:val="000D72AD"/>
    <w:rsid w:val="000E05B2"/>
    <w:rsid w:val="000E0B29"/>
    <w:rsid w:val="000F0836"/>
    <w:rsid w:val="000F0CFD"/>
    <w:rsid w:val="000F1290"/>
    <w:rsid w:val="00100E1A"/>
    <w:rsid w:val="00102D5B"/>
    <w:rsid w:val="001040E3"/>
    <w:rsid w:val="00106AC2"/>
    <w:rsid w:val="001101F4"/>
    <w:rsid w:val="00110628"/>
    <w:rsid w:val="00111CEF"/>
    <w:rsid w:val="0011588F"/>
    <w:rsid w:val="00122665"/>
    <w:rsid w:val="001275E4"/>
    <w:rsid w:val="00127CD9"/>
    <w:rsid w:val="0013040A"/>
    <w:rsid w:val="00130A73"/>
    <w:rsid w:val="00131343"/>
    <w:rsid w:val="001318CB"/>
    <w:rsid w:val="00134C85"/>
    <w:rsid w:val="00137377"/>
    <w:rsid w:val="00137702"/>
    <w:rsid w:val="00140DC9"/>
    <w:rsid w:val="001434C9"/>
    <w:rsid w:val="00143E7F"/>
    <w:rsid w:val="00145215"/>
    <w:rsid w:val="00147299"/>
    <w:rsid w:val="0015333C"/>
    <w:rsid w:val="00156A22"/>
    <w:rsid w:val="00161A1D"/>
    <w:rsid w:val="00162990"/>
    <w:rsid w:val="00164CC2"/>
    <w:rsid w:val="00170021"/>
    <w:rsid w:val="00170800"/>
    <w:rsid w:val="00172B0B"/>
    <w:rsid w:val="00172B33"/>
    <w:rsid w:val="00176672"/>
    <w:rsid w:val="00176855"/>
    <w:rsid w:val="001837A7"/>
    <w:rsid w:val="0018486F"/>
    <w:rsid w:val="00186E89"/>
    <w:rsid w:val="001918C3"/>
    <w:rsid w:val="00193AE5"/>
    <w:rsid w:val="00195B0C"/>
    <w:rsid w:val="001A0ECE"/>
    <w:rsid w:val="001A63FA"/>
    <w:rsid w:val="001B0C57"/>
    <w:rsid w:val="001B2316"/>
    <w:rsid w:val="001B4DD3"/>
    <w:rsid w:val="001C1984"/>
    <w:rsid w:val="001C5EB7"/>
    <w:rsid w:val="001C6FA9"/>
    <w:rsid w:val="001D0155"/>
    <w:rsid w:val="001D2D9B"/>
    <w:rsid w:val="001D39B2"/>
    <w:rsid w:val="001D4464"/>
    <w:rsid w:val="001D7496"/>
    <w:rsid w:val="001E4709"/>
    <w:rsid w:val="001E6275"/>
    <w:rsid w:val="001E6802"/>
    <w:rsid w:val="001F520C"/>
    <w:rsid w:val="001F65EA"/>
    <w:rsid w:val="001F7E13"/>
    <w:rsid w:val="00202665"/>
    <w:rsid w:val="00204AF8"/>
    <w:rsid w:val="00206D5E"/>
    <w:rsid w:val="00210247"/>
    <w:rsid w:val="002116A5"/>
    <w:rsid w:val="0021290A"/>
    <w:rsid w:val="002206B9"/>
    <w:rsid w:val="00220ACA"/>
    <w:rsid w:val="002218FA"/>
    <w:rsid w:val="00221EBD"/>
    <w:rsid w:val="0022553A"/>
    <w:rsid w:val="00225C70"/>
    <w:rsid w:val="002263E5"/>
    <w:rsid w:val="00235350"/>
    <w:rsid w:val="002354F1"/>
    <w:rsid w:val="00237262"/>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90F46"/>
    <w:rsid w:val="002910E7"/>
    <w:rsid w:val="0029301E"/>
    <w:rsid w:val="00297234"/>
    <w:rsid w:val="002A07CA"/>
    <w:rsid w:val="002A0C9C"/>
    <w:rsid w:val="002A2114"/>
    <w:rsid w:val="002B19A3"/>
    <w:rsid w:val="002B47DF"/>
    <w:rsid w:val="002B5A86"/>
    <w:rsid w:val="002B75C7"/>
    <w:rsid w:val="002C1FE8"/>
    <w:rsid w:val="002C2165"/>
    <w:rsid w:val="002C23FA"/>
    <w:rsid w:val="002C4074"/>
    <w:rsid w:val="002C41E7"/>
    <w:rsid w:val="002C44DA"/>
    <w:rsid w:val="002D196E"/>
    <w:rsid w:val="002D2CE9"/>
    <w:rsid w:val="002D45DE"/>
    <w:rsid w:val="002D4EF9"/>
    <w:rsid w:val="002D53A6"/>
    <w:rsid w:val="002D7F55"/>
    <w:rsid w:val="002E1960"/>
    <w:rsid w:val="002E1E14"/>
    <w:rsid w:val="002E2A57"/>
    <w:rsid w:val="002E37C7"/>
    <w:rsid w:val="002F087E"/>
    <w:rsid w:val="002F0F95"/>
    <w:rsid w:val="002F21AF"/>
    <w:rsid w:val="002F5636"/>
    <w:rsid w:val="002F58C3"/>
    <w:rsid w:val="002F792E"/>
    <w:rsid w:val="0030052C"/>
    <w:rsid w:val="00300A2A"/>
    <w:rsid w:val="003010F7"/>
    <w:rsid w:val="00305C59"/>
    <w:rsid w:val="00313C45"/>
    <w:rsid w:val="00313D93"/>
    <w:rsid w:val="003146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2382"/>
    <w:rsid w:val="00354310"/>
    <w:rsid w:val="00356491"/>
    <w:rsid w:val="00360196"/>
    <w:rsid w:val="00366D9B"/>
    <w:rsid w:val="003701E9"/>
    <w:rsid w:val="00372A91"/>
    <w:rsid w:val="00377A2D"/>
    <w:rsid w:val="003813BC"/>
    <w:rsid w:val="00383A71"/>
    <w:rsid w:val="00386762"/>
    <w:rsid w:val="00393786"/>
    <w:rsid w:val="00397A2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D4DBF"/>
    <w:rsid w:val="003D53E4"/>
    <w:rsid w:val="003D6C41"/>
    <w:rsid w:val="003E310C"/>
    <w:rsid w:val="003E4B74"/>
    <w:rsid w:val="003F6517"/>
    <w:rsid w:val="003F69F5"/>
    <w:rsid w:val="004003F8"/>
    <w:rsid w:val="004011AD"/>
    <w:rsid w:val="00402C0A"/>
    <w:rsid w:val="00421F68"/>
    <w:rsid w:val="0042363A"/>
    <w:rsid w:val="004251E1"/>
    <w:rsid w:val="0042644D"/>
    <w:rsid w:val="004300A4"/>
    <w:rsid w:val="00430525"/>
    <w:rsid w:val="00434FF0"/>
    <w:rsid w:val="00435C28"/>
    <w:rsid w:val="00442FB6"/>
    <w:rsid w:val="00443A16"/>
    <w:rsid w:val="00444515"/>
    <w:rsid w:val="00450AC0"/>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5A9D"/>
    <w:rsid w:val="00495C2E"/>
    <w:rsid w:val="00497BE5"/>
    <w:rsid w:val="004A0FA5"/>
    <w:rsid w:val="004A1F46"/>
    <w:rsid w:val="004A5EB3"/>
    <w:rsid w:val="004B25E0"/>
    <w:rsid w:val="004B4AED"/>
    <w:rsid w:val="004C112A"/>
    <w:rsid w:val="004C1A1C"/>
    <w:rsid w:val="004C1BFA"/>
    <w:rsid w:val="004C1DB3"/>
    <w:rsid w:val="004C2FB9"/>
    <w:rsid w:val="004C30C7"/>
    <w:rsid w:val="004C4AB2"/>
    <w:rsid w:val="004C4F46"/>
    <w:rsid w:val="004C5955"/>
    <w:rsid w:val="004C6C97"/>
    <w:rsid w:val="004D1CBF"/>
    <w:rsid w:val="004D4340"/>
    <w:rsid w:val="004D4972"/>
    <w:rsid w:val="004D79C6"/>
    <w:rsid w:val="004E0BE0"/>
    <w:rsid w:val="00503D92"/>
    <w:rsid w:val="00504CE6"/>
    <w:rsid w:val="00512C89"/>
    <w:rsid w:val="00514FB8"/>
    <w:rsid w:val="00515E97"/>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5677"/>
    <w:rsid w:val="00553258"/>
    <w:rsid w:val="0055457D"/>
    <w:rsid w:val="00561A3C"/>
    <w:rsid w:val="00567040"/>
    <w:rsid w:val="005677FF"/>
    <w:rsid w:val="00571C88"/>
    <w:rsid w:val="00573C70"/>
    <w:rsid w:val="00574F4D"/>
    <w:rsid w:val="00576389"/>
    <w:rsid w:val="00583877"/>
    <w:rsid w:val="00583A1D"/>
    <w:rsid w:val="005842D0"/>
    <w:rsid w:val="0058702E"/>
    <w:rsid w:val="00590FCB"/>
    <w:rsid w:val="005921FE"/>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3233"/>
    <w:rsid w:val="005B3D28"/>
    <w:rsid w:val="005B4C8C"/>
    <w:rsid w:val="005B4F1F"/>
    <w:rsid w:val="005B609C"/>
    <w:rsid w:val="005C36A9"/>
    <w:rsid w:val="005C3DE1"/>
    <w:rsid w:val="005D2A24"/>
    <w:rsid w:val="005D2EFD"/>
    <w:rsid w:val="005E1B19"/>
    <w:rsid w:val="005E3E7E"/>
    <w:rsid w:val="005E5DDF"/>
    <w:rsid w:val="005F253C"/>
    <w:rsid w:val="005F4A79"/>
    <w:rsid w:val="005F4CA6"/>
    <w:rsid w:val="005F6C9D"/>
    <w:rsid w:val="00602EBD"/>
    <w:rsid w:val="00604AA8"/>
    <w:rsid w:val="00614783"/>
    <w:rsid w:val="00614D83"/>
    <w:rsid w:val="006158DE"/>
    <w:rsid w:val="006177E3"/>
    <w:rsid w:val="006178F0"/>
    <w:rsid w:val="00617A81"/>
    <w:rsid w:val="00625094"/>
    <w:rsid w:val="006301FF"/>
    <w:rsid w:val="00633343"/>
    <w:rsid w:val="006406B5"/>
    <w:rsid w:val="00641E35"/>
    <w:rsid w:val="00644D3F"/>
    <w:rsid w:val="00646C47"/>
    <w:rsid w:val="00652122"/>
    <w:rsid w:val="0065293C"/>
    <w:rsid w:val="0065579F"/>
    <w:rsid w:val="0066230A"/>
    <w:rsid w:val="00662649"/>
    <w:rsid w:val="00664917"/>
    <w:rsid w:val="00664C05"/>
    <w:rsid w:val="006672E6"/>
    <w:rsid w:val="0066777D"/>
    <w:rsid w:val="00680650"/>
    <w:rsid w:val="00681ED2"/>
    <w:rsid w:val="00684428"/>
    <w:rsid w:val="00684A7C"/>
    <w:rsid w:val="006934CC"/>
    <w:rsid w:val="00694255"/>
    <w:rsid w:val="00697005"/>
    <w:rsid w:val="006973B5"/>
    <w:rsid w:val="006A0C61"/>
    <w:rsid w:val="006A4F0B"/>
    <w:rsid w:val="006A53ED"/>
    <w:rsid w:val="006A67DD"/>
    <w:rsid w:val="006A7699"/>
    <w:rsid w:val="006B0094"/>
    <w:rsid w:val="006B1E62"/>
    <w:rsid w:val="006C09A6"/>
    <w:rsid w:val="006C20CC"/>
    <w:rsid w:val="006C4543"/>
    <w:rsid w:val="006E03B3"/>
    <w:rsid w:val="006E0F05"/>
    <w:rsid w:val="006E7708"/>
    <w:rsid w:val="006F31DD"/>
    <w:rsid w:val="006F6F43"/>
    <w:rsid w:val="006F7308"/>
    <w:rsid w:val="006F7899"/>
    <w:rsid w:val="00701C75"/>
    <w:rsid w:val="00703D22"/>
    <w:rsid w:val="00706A35"/>
    <w:rsid w:val="00712726"/>
    <w:rsid w:val="00714E80"/>
    <w:rsid w:val="007257D3"/>
    <w:rsid w:val="007328EF"/>
    <w:rsid w:val="00736110"/>
    <w:rsid w:val="00737E7A"/>
    <w:rsid w:val="007422AC"/>
    <w:rsid w:val="00744420"/>
    <w:rsid w:val="00746EFE"/>
    <w:rsid w:val="007523E7"/>
    <w:rsid w:val="00752A40"/>
    <w:rsid w:val="007543C0"/>
    <w:rsid w:val="00754AC6"/>
    <w:rsid w:val="00756317"/>
    <w:rsid w:val="00762438"/>
    <w:rsid w:val="007624E0"/>
    <w:rsid w:val="007644FF"/>
    <w:rsid w:val="00764DD9"/>
    <w:rsid w:val="00772C3F"/>
    <w:rsid w:val="00773524"/>
    <w:rsid w:val="007758D5"/>
    <w:rsid w:val="007808E0"/>
    <w:rsid w:val="007828E8"/>
    <w:rsid w:val="00783AB5"/>
    <w:rsid w:val="00784DE9"/>
    <w:rsid w:val="00787DB6"/>
    <w:rsid w:val="00791419"/>
    <w:rsid w:val="00791924"/>
    <w:rsid w:val="00792F13"/>
    <w:rsid w:val="007960B9"/>
    <w:rsid w:val="00796482"/>
    <w:rsid w:val="00797DB0"/>
    <w:rsid w:val="007A2602"/>
    <w:rsid w:val="007A2A0C"/>
    <w:rsid w:val="007A45FD"/>
    <w:rsid w:val="007B089C"/>
    <w:rsid w:val="007B506C"/>
    <w:rsid w:val="007B7A07"/>
    <w:rsid w:val="007C2424"/>
    <w:rsid w:val="007C29E5"/>
    <w:rsid w:val="007C32C6"/>
    <w:rsid w:val="007C558E"/>
    <w:rsid w:val="007D0A53"/>
    <w:rsid w:val="007D55AD"/>
    <w:rsid w:val="007E0F4B"/>
    <w:rsid w:val="007E1942"/>
    <w:rsid w:val="007E4B67"/>
    <w:rsid w:val="007F165F"/>
    <w:rsid w:val="007F307C"/>
    <w:rsid w:val="007F3C76"/>
    <w:rsid w:val="007F5E7B"/>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451E"/>
    <w:rsid w:val="00844641"/>
    <w:rsid w:val="00846772"/>
    <w:rsid w:val="00851B6E"/>
    <w:rsid w:val="008554E4"/>
    <w:rsid w:val="00855D8B"/>
    <w:rsid w:val="00860C68"/>
    <w:rsid w:val="00871B16"/>
    <w:rsid w:val="008721E3"/>
    <w:rsid w:val="008724B1"/>
    <w:rsid w:val="00874665"/>
    <w:rsid w:val="00875F83"/>
    <w:rsid w:val="008762FA"/>
    <w:rsid w:val="00891812"/>
    <w:rsid w:val="008938A4"/>
    <w:rsid w:val="00894263"/>
    <w:rsid w:val="008943E7"/>
    <w:rsid w:val="008946C9"/>
    <w:rsid w:val="008977E1"/>
    <w:rsid w:val="008A7956"/>
    <w:rsid w:val="008B065D"/>
    <w:rsid w:val="008B3E17"/>
    <w:rsid w:val="008B4EFE"/>
    <w:rsid w:val="008B7A00"/>
    <w:rsid w:val="008B7BA3"/>
    <w:rsid w:val="008C7A24"/>
    <w:rsid w:val="008D1D1A"/>
    <w:rsid w:val="008D2B9A"/>
    <w:rsid w:val="008D37FA"/>
    <w:rsid w:val="008D55EA"/>
    <w:rsid w:val="008E67CE"/>
    <w:rsid w:val="008F32A5"/>
    <w:rsid w:val="008F3C84"/>
    <w:rsid w:val="008F3EF6"/>
    <w:rsid w:val="008F77F2"/>
    <w:rsid w:val="00907C80"/>
    <w:rsid w:val="00910D92"/>
    <w:rsid w:val="00911A51"/>
    <w:rsid w:val="009133E9"/>
    <w:rsid w:val="0091393B"/>
    <w:rsid w:val="00915CF1"/>
    <w:rsid w:val="00915E63"/>
    <w:rsid w:val="009169FA"/>
    <w:rsid w:val="0092075A"/>
    <w:rsid w:val="00920DC6"/>
    <w:rsid w:val="009210A7"/>
    <w:rsid w:val="0092241D"/>
    <w:rsid w:val="0092493C"/>
    <w:rsid w:val="00935C6F"/>
    <w:rsid w:val="00936AF2"/>
    <w:rsid w:val="00941BA1"/>
    <w:rsid w:val="00942CB0"/>
    <w:rsid w:val="00943165"/>
    <w:rsid w:val="0094523D"/>
    <w:rsid w:val="00962204"/>
    <w:rsid w:val="00966AC9"/>
    <w:rsid w:val="009702D5"/>
    <w:rsid w:val="009706C0"/>
    <w:rsid w:val="00971154"/>
    <w:rsid w:val="00971DDB"/>
    <w:rsid w:val="00981F45"/>
    <w:rsid w:val="009834C2"/>
    <w:rsid w:val="0098369F"/>
    <w:rsid w:val="009836E0"/>
    <w:rsid w:val="009932BE"/>
    <w:rsid w:val="00993FFF"/>
    <w:rsid w:val="00994A1F"/>
    <w:rsid w:val="00995CAF"/>
    <w:rsid w:val="009A056E"/>
    <w:rsid w:val="009A0A3B"/>
    <w:rsid w:val="009A6E1F"/>
    <w:rsid w:val="009B22B7"/>
    <w:rsid w:val="009B2C51"/>
    <w:rsid w:val="009B61D3"/>
    <w:rsid w:val="009B6488"/>
    <w:rsid w:val="009C05AF"/>
    <w:rsid w:val="009D3827"/>
    <w:rsid w:val="009E226D"/>
    <w:rsid w:val="009E2DF5"/>
    <w:rsid w:val="009E5518"/>
    <w:rsid w:val="009E7369"/>
    <w:rsid w:val="009F1461"/>
    <w:rsid w:val="009F228B"/>
    <w:rsid w:val="009F3223"/>
    <w:rsid w:val="009F5748"/>
    <w:rsid w:val="00A039E4"/>
    <w:rsid w:val="00A04737"/>
    <w:rsid w:val="00A04B84"/>
    <w:rsid w:val="00A07F28"/>
    <w:rsid w:val="00A1123B"/>
    <w:rsid w:val="00A130EE"/>
    <w:rsid w:val="00A143A4"/>
    <w:rsid w:val="00A1525E"/>
    <w:rsid w:val="00A204E2"/>
    <w:rsid w:val="00A215A0"/>
    <w:rsid w:val="00A238BA"/>
    <w:rsid w:val="00A25075"/>
    <w:rsid w:val="00A25798"/>
    <w:rsid w:val="00A2749F"/>
    <w:rsid w:val="00A325A0"/>
    <w:rsid w:val="00A37B76"/>
    <w:rsid w:val="00A37BDD"/>
    <w:rsid w:val="00A37EAB"/>
    <w:rsid w:val="00A4068E"/>
    <w:rsid w:val="00A4659B"/>
    <w:rsid w:val="00A46B2F"/>
    <w:rsid w:val="00A474DB"/>
    <w:rsid w:val="00A5060C"/>
    <w:rsid w:val="00A5594E"/>
    <w:rsid w:val="00A56242"/>
    <w:rsid w:val="00A565C1"/>
    <w:rsid w:val="00A60050"/>
    <w:rsid w:val="00A60B0A"/>
    <w:rsid w:val="00A61642"/>
    <w:rsid w:val="00A64ABB"/>
    <w:rsid w:val="00A64D7B"/>
    <w:rsid w:val="00A7432C"/>
    <w:rsid w:val="00A76FBA"/>
    <w:rsid w:val="00A82909"/>
    <w:rsid w:val="00A82C57"/>
    <w:rsid w:val="00A85E98"/>
    <w:rsid w:val="00A86066"/>
    <w:rsid w:val="00A86426"/>
    <w:rsid w:val="00A91FC4"/>
    <w:rsid w:val="00AA15E9"/>
    <w:rsid w:val="00AA45B6"/>
    <w:rsid w:val="00AA6F50"/>
    <w:rsid w:val="00AA72A9"/>
    <w:rsid w:val="00AA76B9"/>
    <w:rsid w:val="00AA7947"/>
    <w:rsid w:val="00AB087E"/>
    <w:rsid w:val="00AB0963"/>
    <w:rsid w:val="00AB2B3E"/>
    <w:rsid w:val="00AB3604"/>
    <w:rsid w:val="00AD1044"/>
    <w:rsid w:val="00AE7C99"/>
    <w:rsid w:val="00AF2446"/>
    <w:rsid w:val="00AF2714"/>
    <w:rsid w:val="00AF2FF3"/>
    <w:rsid w:val="00AF74DE"/>
    <w:rsid w:val="00B01D74"/>
    <w:rsid w:val="00B05385"/>
    <w:rsid w:val="00B05784"/>
    <w:rsid w:val="00B12071"/>
    <w:rsid w:val="00B132A8"/>
    <w:rsid w:val="00B13306"/>
    <w:rsid w:val="00B14E5D"/>
    <w:rsid w:val="00B159E5"/>
    <w:rsid w:val="00B20EF1"/>
    <w:rsid w:val="00B21B50"/>
    <w:rsid w:val="00B21B91"/>
    <w:rsid w:val="00B21D0B"/>
    <w:rsid w:val="00B21D52"/>
    <w:rsid w:val="00B21E72"/>
    <w:rsid w:val="00B246FE"/>
    <w:rsid w:val="00B247E5"/>
    <w:rsid w:val="00B32A93"/>
    <w:rsid w:val="00B33949"/>
    <w:rsid w:val="00B36C0B"/>
    <w:rsid w:val="00B378D3"/>
    <w:rsid w:val="00B40CB8"/>
    <w:rsid w:val="00B415C7"/>
    <w:rsid w:val="00B471F9"/>
    <w:rsid w:val="00B50201"/>
    <w:rsid w:val="00B504A5"/>
    <w:rsid w:val="00B50F49"/>
    <w:rsid w:val="00B55FB0"/>
    <w:rsid w:val="00B60B7F"/>
    <w:rsid w:val="00B653D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531B"/>
    <w:rsid w:val="00BC6207"/>
    <w:rsid w:val="00BC777C"/>
    <w:rsid w:val="00BD38EB"/>
    <w:rsid w:val="00BD65AD"/>
    <w:rsid w:val="00BD75E9"/>
    <w:rsid w:val="00BD7E8A"/>
    <w:rsid w:val="00BE0C06"/>
    <w:rsid w:val="00BE1821"/>
    <w:rsid w:val="00BE246E"/>
    <w:rsid w:val="00BE25EE"/>
    <w:rsid w:val="00BE3235"/>
    <w:rsid w:val="00BE49BE"/>
    <w:rsid w:val="00BF07D0"/>
    <w:rsid w:val="00BF3FA7"/>
    <w:rsid w:val="00BF622F"/>
    <w:rsid w:val="00BF79E6"/>
    <w:rsid w:val="00C0395B"/>
    <w:rsid w:val="00C0662E"/>
    <w:rsid w:val="00C07BC4"/>
    <w:rsid w:val="00C111E8"/>
    <w:rsid w:val="00C157BA"/>
    <w:rsid w:val="00C21C11"/>
    <w:rsid w:val="00C246C3"/>
    <w:rsid w:val="00C24807"/>
    <w:rsid w:val="00C248CF"/>
    <w:rsid w:val="00C357EB"/>
    <w:rsid w:val="00C36E32"/>
    <w:rsid w:val="00C45553"/>
    <w:rsid w:val="00C51268"/>
    <w:rsid w:val="00C55021"/>
    <w:rsid w:val="00C66118"/>
    <w:rsid w:val="00C676C2"/>
    <w:rsid w:val="00C72037"/>
    <w:rsid w:val="00C7228E"/>
    <w:rsid w:val="00C72392"/>
    <w:rsid w:val="00C74613"/>
    <w:rsid w:val="00C74ECD"/>
    <w:rsid w:val="00C77954"/>
    <w:rsid w:val="00C85D02"/>
    <w:rsid w:val="00C92A94"/>
    <w:rsid w:val="00C947F6"/>
    <w:rsid w:val="00C960D6"/>
    <w:rsid w:val="00CA179B"/>
    <w:rsid w:val="00CA262E"/>
    <w:rsid w:val="00CA2A5D"/>
    <w:rsid w:val="00CA68BE"/>
    <w:rsid w:val="00CA71C1"/>
    <w:rsid w:val="00CB1AAA"/>
    <w:rsid w:val="00CB1C32"/>
    <w:rsid w:val="00CB298A"/>
    <w:rsid w:val="00CB5583"/>
    <w:rsid w:val="00CC0821"/>
    <w:rsid w:val="00CC1AA0"/>
    <w:rsid w:val="00CC49AF"/>
    <w:rsid w:val="00CD101D"/>
    <w:rsid w:val="00CD1555"/>
    <w:rsid w:val="00CD3E22"/>
    <w:rsid w:val="00CD3E23"/>
    <w:rsid w:val="00CD4E26"/>
    <w:rsid w:val="00CD5B82"/>
    <w:rsid w:val="00CD64A6"/>
    <w:rsid w:val="00CE26C6"/>
    <w:rsid w:val="00CE3C6D"/>
    <w:rsid w:val="00CE61EE"/>
    <w:rsid w:val="00CE710A"/>
    <w:rsid w:val="00CE7767"/>
    <w:rsid w:val="00CF0529"/>
    <w:rsid w:val="00CF12E6"/>
    <w:rsid w:val="00CF59D3"/>
    <w:rsid w:val="00CF5C8C"/>
    <w:rsid w:val="00CF6097"/>
    <w:rsid w:val="00CF6D83"/>
    <w:rsid w:val="00CF7009"/>
    <w:rsid w:val="00D02343"/>
    <w:rsid w:val="00D042FE"/>
    <w:rsid w:val="00D10F1D"/>
    <w:rsid w:val="00D147B4"/>
    <w:rsid w:val="00D14AD5"/>
    <w:rsid w:val="00D1623F"/>
    <w:rsid w:val="00D203B9"/>
    <w:rsid w:val="00D22D88"/>
    <w:rsid w:val="00D23637"/>
    <w:rsid w:val="00D27E7B"/>
    <w:rsid w:val="00D31E9F"/>
    <w:rsid w:val="00D4256A"/>
    <w:rsid w:val="00D42C61"/>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58A8"/>
    <w:rsid w:val="00E0693F"/>
    <w:rsid w:val="00E07A85"/>
    <w:rsid w:val="00E116FF"/>
    <w:rsid w:val="00E12780"/>
    <w:rsid w:val="00E16EA5"/>
    <w:rsid w:val="00E27194"/>
    <w:rsid w:val="00E3447B"/>
    <w:rsid w:val="00E3496C"/>
    <w:rsid w:val="00E37E71"/>
    <w:rsid w:val="00E413B6"/>
    <w:rsid w:val="00E433B2"/>
    <w:rsid w:val="00E54463"/>
    <w:rsid w:val="00E57503"/>
    <w:rsid w:val="00E62461"/>
    <w:rsid w:val="00E708C1"/>
    <w:rsid w:val="00E7213D"/>
    <w:rsid w:val="00E75D2B"/>
    <w:rsid w:val="00E7695F"/>
    <w:rsid w:val="00E80947"/>
    <w:rsid w:val="00E82B61"/>
    <w:rsid w:val="00E91079"/>
    <w:rsid w:val="00E91AD4"/>
    <w:rsid w:val="00E92D50"/>
    <w:rsid w:val="00E92D9E"/>
    <w:rsid w:val="00E95309"/>
    <w:rsid w:val="00E95BA4"/>
    <w:rsid w:val="00EA368D"/>
    <w:rsid w:val="00EA3DB4"/>
    <w:rsid w:val="00EA4BC1"/>
    <w:rsid w:val="00EA6EDD"/>
    <w:rsid w:val="00EA746E"/>
    <w:rsid w:val="00EB3063"/>
    <w:rsid w:val="00EB5A23"/>
    <w:rsid w:val="00EB63E1"/>
    <w:rsid w:val="00EB64C5"/>
    <w:rsid w:val="00EB6743"/>
    <w:rsid w:val="00EB7A75"/>
    <w:rsid w:val="00EC0278"/>
    <w:rsid w:val="00EC0E2E"/>
    <w:rsid w:val="00EC2A2A"/>
    <w:rsid w:val="00EC3D38"/>
    <w:rsid w:val="00ED0E9A"/>
    <w:rsid w:val="00ED44F1"/>
    <w:rsid w:val="00ED5ED8"/>
    <w:rsid w:val="00ED70B0"/>
    <w:rsid w:val="00EE0568"/>
    <w:rsid w:val="00EE373F"/>
    <w:rsid w:val="00EE4A81"/>
    <w:rsid w:val="00EE6A1F"/>
    <w:rsid w:val="00EE7322"/>
    <w:rsid w:val="00EE7B7F"/>
    <w:rsid w:val="00EF36AE"/>
    <w:rsid w:val="00EF4AED"/>
    <w:rsid w:val="00EF7139"/>
    <w:rsid w:val="00F01212"/>
    <w:rsid w:val="00F01432"/>
    <w:rsid w:val="00F01EE3"/>
    <w:rsid w:val="00F109D1"/>
    <w:rsid w:val="00F10F49"/>
    <w:rsid w:val="00F126E9"/>
    <w:rsid w:val="00F20185"/>
    <w:rsid w:val="00F2287A"/>
    <w:rsid w:val="00F24038"/>
    <w:rsid w:val="00F276E9"/>
    <w:rsid w:val="00F30BFC"/>
    <w:rsid w:val="00F325FD"/>
    <w:rsid w:val="00F37160"/>
    <w:rsid w:val="00F45054"/>
    <w:rsid w:val="00F4636C"/>
    <w:rsid w:val="00F50020"/>
    <w:rsid w:val="00F57306"/>
    <w:rsid w:val="00F57B4D"/>
    <w:rsid w:val="00F62330"/>
    <w:rsid w:val="00F638C4"/>
    <w:rsid w:val="00F64F26"/>
    <w:rsid w:val="00F65F66"/>
    <w:rsid w:val="00F66B04"/>
    <w:rsid w:val="00F7102A"/>
    <w:rsid w:val="00F75439"/>
    <w:rsid w:val="00F7565A"/>
    <w:rsid w:val="00F85565"/>
    <w:rsid w:val="00F85D60"/>
    <w:rsid w:val="00F923EC"/>
    <w:rsid w:val="00F92AA9"/>
    <w:rsid w:val="00F93CEB"/>
    <w:rsid w:val="00F94747"/>
    <w:rsid w:val="00FA0628"/>
    <w:rsid w:val="00FA0E17"/>
    <w:rsid w:val="00FA2567"/>
    <w:rsid w:val="00FB4C60"/>
    <w:rsid w:val="00FC0D96"/>
    <w:rsid w:val="00FC66EF"/>
    <w:rsid w:val="00FD6E45"/>
    <w:rsid w:val="00FE23C6"/>
    <w:rsid w:val="00FE2458"/>
    <w:rsid w:val="00FE7B2F"/>
    <w:rsid w:val="00FF075F"/>
    <w:rsid w:val="00FF0BC5"/>
    <w:rsid w:val="00FF0E1E"/>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9E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comments" Target="comments.xml"/><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nathanblanco@gmail.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psyarxiv.com/h437v" TargetMode="External"/><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3.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4458</Words>
  <Characters>25413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22</cp:revision>
  <cp:lastPrinted>2019-09-17T02:59:00Z</cp:lastPrinted>
  <dcterms:created xsi:type="dcterms:W3CDTF">2019-09-16T20:07:00Z</dcterms:created>
  <dcterms:modified xsi:type="dcterms:W3CDTF">2020-01-14T19:17:00Z</dcterms:modified>
</cp:coreProperties>
</file>